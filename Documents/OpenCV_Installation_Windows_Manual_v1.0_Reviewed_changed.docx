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D1B92" w14:textId="77777777" w:rsidR="00E12FC5" w:rsidRDefault="00E12FC5"/>
    <w:sdt>
      <w:sdtPr>
        <w:id w:val="526150149"/>
        <w:docPartObj>
          <w:docPartGallery w:val="Cover Pages"/>
          <w:docPartUnique/>
        </w:docPartObj>
      </w:sdtPr>
      <w:sdtEndPr/>
      <w:sdtContent>
        <w:p w14:paraId="3437AFCB" w14:textId="7E7D1331" w:rsidR="009D4131" w:rsidRDefault="004F5C20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0" allowOverlap="1" wp14:anchorId="34920CC6" wp14:editId="582F56F9">
                    <wp:simplePos x="0" y="0"/>
                    <wp:positionH relativeFrom="page">
                      <wp:posOffset>4464888</wp:posOffset>
                    </wp:positionH>
                    <wp:positionV relativeFrom="page">
                      <wp:align>top</wp:align>
                    </wp:positionV>
                    <wp:extent cx="3099435" cy="10058400"/>
                    <wp:effectExtent l="0" t="0" r="5715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  <a:solidFill>
                              <a:schemeClr val="bg1">
                                <a:lumMod val="50000"/>
                              </a:schemeClr>
                            </a:solidFill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  <a:grpFill/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2A1BE8" w14:textId="554A60D9" w:rsidR="000C1D81" w:rsidRPr="004F5C20" w:rsidRDefault="000C1D81">
                                  <w:pPr>
                                    <w:pStyle w:val="NoSpacing"/>
                                    <w:rPr>
                                      <w:rFonts w:eastAsiaTheme="majorEastAsia" w:cs="Microsoft Sans Serif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eastAsiaTheme="majorEastAsia" w:cs="Microsoft Sans Serif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96"/>
                                    </w:rPr>
                                    <w:t>OpenCV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08247EA" w14:textId="3E40F1B3" w:rsidR="000C1D81" w:rsidRPr="00A723DD" w:rsidRDefault="000C1D81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Version 1.</w:t>
                                  </w:r>
                                  <w:r w:rsidR="00774C0F">
                                    <w:rPr>
                                      <w:color w:val="FFFFFF" w:themeColor="background1"/>
                                    </w:rPr>
                                    <w:t>0</w:t>
                                  </w:r>
                                </w:p>
                                <w:p w14:paraId="310DC270" w14:textId="77777777" w:rsidR="000C1D81" w:rsidRPr="00A723DD" w:rsidRDefault="005D6EE3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103676099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C1D81" w:rsidRPr="00A723DD">
                                        <w:rPr>
                                          <w:color w:val="FFFFFF" w:themeColor="background1"/>
                                        </w:rPr>
                                        <w:t>e-con Systems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4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7E901C6" w14:textId="5743B666" w:rsidR="000C1D81" w:rsidRPr="00A723DD" w:rsidRDefault="000C1D81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4/6/2018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4920CC6" id="Group 14" o:spid="_x0000_s1026" style="position:absolute;margin-left:351.55pt;margin-top:0;width:244.05pt;height:11in;z-index:251656192;mso-height-percent:1000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" o:allowincell="f">
                    <v:group id="Group 364" o:spid="_x0000_s1027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<v:rect id="Rectangle 365" o:spid="_x0000_s1028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" filled="f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" filled="f" stroked="f" strokecolor="white" strokeweight="1pt"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p w14:paraId="2F2A1BE8" w14:textId="554A60D9" w:rsidR="000C1D81" w:rsidRPr="004F5C20" w:rsidRDefault="000C1D81">
                            <w:pPr>
                              <w:pStyle w:val="NoSpacing"/>
                              <w:rPr>
                                <w:rFonts w:eastAsiaTheme="majorEastAsia" w:cs="Microsoft Sans Serif"/>
                                <w:b/>
                                <w:bCs/>
                                <w:color w:val="FFFFFF" w:themeColor="background1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rFonts w:eastAsiaTheme="majorEastAsia" w:cs="Microsoft Sans Serif"/>
                                <w:b/>
                                <w:bCs/>
                                <w:color w:val="FFFFFF" w:themeColor="background1"/>
                                <w:sz w:val="56"/>
                                <w:szCs w:val="96"/>
                              </w:rPr>
                              <w:t>OpenCV</w:t>
                            </w:r>
                          </w:p>
                        </w:txbxContent>
                      </v:textbox>
                    </v:rect>
                    <v:rect id="Rectangle 9" o:spid="_x0000_s1031" style="position:absolute;left:7344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p w14:paraId="508247EA" w14:textId="3E40F1B3" w:rsidR="000C1D81" w:rsidRPr="00A723DD" w:rsidRDefault="000C1D81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Version 1.</w:t>
                            </w:r>
                            <w:r w:rsidR="00774C0F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  <w:p w14:paraId="310DC270" w14:textId="77777777" w:rsidR="000C1D81" w:rsidRPr="00A723DD" w:rsidRDefault="005D6EE3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103676099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C1D81" w:rsidRPr="00A723DD">
                                  <w:rPr>
                                    <w:color w:val="FFFFFF" w:themeColor="background1"/>
                                  </w:rPr>
                                  <w:t>e-con Systems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4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7E901C6" w14:textId="5743B666" w:rsidR="000C1D81" w:rsidRPr="00A723DD" w:rsidRDefault="000C1D81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4/6/2018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75FCCF8" w14:textId="77777777" w:rsidR="00C64D05" w:rsidRDefault="00C64D05"/>
        <w:p w14:paraId="11473836" w14:textId="77777777" w:rsidR="00C64D05" w:rsidRDefault="00C64D05"/>
        <w:p w14:paraId="74443B97" w14:textId="5CB1F25E" w:rsidR="00C64D05" w:rsidRDefault="00C31328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75DAEAD" wp14:editId="6EF08ECF">
                    <wp:simplePos x="0" y="0"/>
                    <wp:positionH relativeFrom="column">
                      <wp:posOffset>-885824</wp:posOffset>
                    </wp:positionH>
                    <wp:positionV relativeFrom="page">
                      <wp:posOffset>2533650</wp:posOffset>
                    </wp:positionV>
                    <wp:extent cx="6502400" cy="662305"/>
                    <wp:effectExtent l="0" t="0" r="12700" b="23495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2400" cy="662305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p w14:paraId="3972F2FB" w14:textId="413FD83A" w:rsidR="000C1D81" w:rsidRPr="00A723DD" w:rsidRDefault="000C1D81" w:rsidP="003D2315">
                                <w:pPr>
                                  <w:pStyle w:val="NoSpacing"/>
                                  <w:jc w:val="right"/>
                                  <w:rPr>
                                    <w:rFonts w:eastAsiaTheme="majorEastAsia" w:cs="Microsoft Sans Serif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eastAsiaTheme="majorEastAsia" w:cs="Microsoft Sans Serif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Windows Installation Manual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75DAEAD" id="Rectangle 16" o:spid="_x0000_s1032" style="position:absolute;margin-left:-69.75pt;margin-top:199.5pt;width:512pt;height:52.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" fillcolor="#272727 [2749]" strokecolor="white [3212]" strokeweight="1pt">
                    <v:textbox style="mso-fit-shape-to-text:t" inset="14.4pt,,14.4pt">
                      <w:txbxContent>
                        <w:p w14:paraId="3972F2FB" w14:textId="413FD83A" w:rsidR="000C1D81" w:rsidRPr="00A723DD" w:rsidRDefault="000C1D81" w:rsidP="003D2315">
                          <w:pPr>
                            <w:pStyle w:val="NoSpacing"/>
                            <w:jc w:val="right"/>
                            <w:rPr>
                              <w:rFonts w:eastAsiaTheme="majorEastAsia" w:cs="Microsoft Sans Serif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eastAsiaTheme="majorEastAsia" w:cs="Microsoft Sans Serif"/>
                              <w:color w:val="FFFFFF" w:themeColor="background1"/>
                              <w:sz w:val="72"/>
                              <w:szCs w:val="72"/>
                            </w:rPr>
                            <w:t>Windows Installation Manual</w:t>
                          </w: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</w:p>
        <w:p w14:paraId="78AF1719" w14:textId="22E23FAF" w:rsidR="00C64D05" w:rsidRDefault="00C64D05"/>
        <w:p w14:paraId="70161509" w14:textId="77777777" w:rsidR="00C64D05" w:rsidRDefault="00C64D05"/>
        <w:p w14:paraId="1A31FD52" w14:textId="77777777" w:rsidR="00C64D05" w:rsidRDefault="00C64D05"/>
        <w:p w14:paraId="0AD000CB" w14:textId="77777777" w:rsidR="00C64D05" w:rsidRDefault="00C64D05"/>
        <w:p w14:paraId="68BB2297" w14:textId="77777777" w:rsidR="00C64D05" w:rsidRDefault="00C64D05"/>
        <w:p w14:paraId="6E2AF98F" w14:textId="77777777" w:rsidR="00C64D05" w:rsidRDefault="00C64D05"/>
        <w:p w14:paraId="01B4C2B6" w14:textId="77777777" w:rsidR="00C64D05" w:rsidRDefault="00C64D05"/>
        <w:p w14:paraId="0E9E78FE" w14:textId="77777777" w:rsidR="00C64D05" w:rsidRDefault="00C64D05">
          <w:r>
            <w:rPr>
              <w:noProof/>
              <w:lang w:eastAsia="en-IN"/>
            </w:rPr>
            <w:drawing>
              <wp:anchor distT="0" distB="0" distL="114300" distR="114300" simplePos="0" relativeHeight="251658240" behindDoc="1" locked="0" layoutInCell="0" allowOverlap="1" wp14:anchorId="4FC4052B" wp14:editId="4BC53449">
                <wp:simplePos x="0" y="0"/>
                <wp:positionH relativeFrom="page">
                  <wp:posOffset>103505</wp:posOffset>
                </wp:positionH>
                <wp:positionV relativeFrom="margin">
                  <wp:posOffset>3610610</wp:posOffset>
                </wp:positionV>
                <wp:extent cx="4248150" cy="3265170"/>
                <wp:effectExtent l="19050" t="19050" r="19050" b="11430"/>
                <wp:wrapThrough wrapText="bothSides">
                  <wp:wrapPolygon edited="0">
                    <wp:start x="-97" y="-126"/>
                    <wp:lineTo x="-97" y="21550"/>
                    <wp:lineTo x="21600" y="21550"/>
                    <wp:lineTo x="21600" y="-126"/>
                    <wp:lineTo x="-97" y="-126"/>
                  </wp:wrapPolygon>
                </wp:wrapThrough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150" cy="326517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0945694" w14:textId="77777777" w:rsidR="00C64D05" w:rsidRDefault="00C64D05"/>
        <w:p w14:paraId="05CA665A" w14:textId="77777777" w:rsidR="00C64D05" w:rsidRDefault="00C64D05"/>
        <w:p w14:paraId="40C54477" w14:textId="77777777" w:rsidR="00C64D05" w:rsidRDefault="00C64D05"/>
        <w:p w14:paraId="6AE064CA" w14:textId="77777777" w:rsidR="00C64D05" w:rsidRDefault="00C64D05"/>
        <w:p w14:paraId="3D87983D" w14:textId="77777777" w:rsidR="00C64D05" w:rsidRDefault="00C64D05"/>
        <w:p w14:paraId="15E82392" w14:textId="77777777" w:rsidR="00C64D05" w:rsidRDefault="00C64D05"/>
        <w:p w14:paraId="05A94F7D" w14:textId="77777777" w:rsidR="00C64D05" w:rsidRDefault="00C64D05"/>
        <w:p w14:paraId="4B5B31C5" w14:textId="77777777" w:rsidR="00C64D05" w:rsidRDefault="00C64D05"/>
        <w:p w14:paraId="049137B9" w14:textId="77777777" w:rsidR="00C64D05" w:rsidRDefault="00C64D05"/>
        <w:p w14:paraId="52136FED" w14:textId="77777777" w:rsidR="00C64D05" w:rsidRDefault="00C64D05"/>
        <w:p w14:paraId="4EB9A805" w14:textId="77777777" w:rsidR="00B53468" w:rsidRDefault="00B53468"/>
        <w:p w14:paraId="436FA840" w14:textId="77777777" w:rsidR="00C64D05" w:rsidRDefault="00C64D05"/>
        <w:p w14:paraId="2D967053" w14:textId="77777777" w:rsidR="00C64D05" w:rsidRDefault="00C64D05"/>
        <w:p w14:paraId="7F5FE828" w14:textId="77777777" w:rsidR="00C64D05" w:rsidRDefault="00833875">
          <w:r>
            <w:rPr>
              <w:rFonts w:asciiTheme="majorHAnsi" w:eastAsiaTheme="majorEastAsia" w:hAnsiTheme="majorHAnsi" w:cstheme="majorBidi"/>
              <w:b/>
              <w:bCs/>
              <w:noProof/>
              <w:color w:val="FFFFFF" w:themeColor="background1"/>
              <w:sz w:val="96"/>
              <w:szCs w:val="96"/>
              <w:lang w:eastAsia="en-IN"/>
            </w:rPr>
            <w:drawing>
              <wp:anchor distT="0" distB="0" distL="114300" distR="114300" simplePos="0" relativeHeight="251659264" behindDoc="1" locked="0" layoutInCell="1" allowOverlap="1" wp14:anchorId="600CE15C" wp14:editId="6773ABE2">
                <wp:simplePos x="0" y="0"/>
                <wp:positionH relativeFrom="column">
                  <wp:posOffset>-788035</wp:posOffset>
                </wp:positionH>
                <wp:positionV relativeFrom="paragraph">
                  <wp:posOffset>246380</wp:posOffset>
                </wp:positionV>
                <wp:extent cx="3404235" cy="1120775"/>
                <wp:effectExtent l="0" t="0" r="5715" b="0"/>
                <wp:wrapThrough wrapText="bothSides">
                  <wp:wrapPolygon edited="0">
                    <wp:start x="0" y="0"/>
                    <wp:lineTo x="0" y="2570"/>
                    <wp:lineTo x="1209" y="6608"/>
                    <wp:lineTo x="0" y="7710"/>
                    <wp:lineTo x="0" y="20193"/>
                    <wp:lineTo x="2176" y="20927"/>
                    <wp:lineTo x="4110" y="20927"/>
                    <wp:lineTo x="6044" y="20193"/>
                    <wp:lineTo x="6648" y="19825"/>
                    <wp:lineTo x="6285" y="18357"/>
                    <wp:lineTo x="21515" y="15787"/>
                    <wp:lineTo x="21515" y="12850"/>
                    <wp:lineTo x="6527" y="12483"/>
                    <wp:lineTo x="21515" y="8811"/>
                    <wp:lineTo x="21515" y="4406"/>
                    <wp:lineTo x="6527" y="0"/>
                    <wp:lineTo x="0" y="0"/>
                  </wp:wrapPolygon>
                </wp:wrapThrough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-consystems logo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4235" cy="1120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D5A35BA" w14:textId="77777777" w:rsidR="00B0154D" w:rsidRDefault="00B0154D" w:rsidP="00B0154D">
          <w:bookmarkStart w:id="0" w:name="_Toc465073896"/>
          <w:bookmarkStart w:id="1" w:name="_Toc352680750"/>
          <w:bookmarkStart w:id="2" w:name="_Toc352670855"/>
          <w:bookmarkStart w:id="3" w:name="_Toc351132678"/>
        </w:p>
        <w:p w14:paraId="28CBE954" w14:textId="77777777" w:rsidR="00B0154D" w:rsidRDefault="00B0154D" w:rsidP="00B0154D">
          <w:pPr>
            <w:pStyle w:val="BodyBW"/>
            <w:rPr>
              <w:b/>
            </w:rPr>
          </w:pPr>
          <w:bookmarkStart w:id="4" w:name="_Toc351132681"/>
          <w:bookmarkStart w:id="5" w:name="_Toc352670858"/>
          <w:bookmarkStart w:id="6" w:name="_Toc352680753"/>
          <w:bookmarkStart w:id="7" w:name="_Toc353643650"/>
          <w:bookmarkStart w:id="8" w:name="_Toc363754934"/>
          <w:bookmarkStart w:id="9" w:name="_Toc370926706"/>
          <w:bookmarkStart w:id="10" w:name="_Toc381210955"/>
          <w:bookmarkStart w:id="11" w:name="_Toc381211123"/>
          <w:bookmarkStart w:id="12" w:name="_Toc381299837"/>
          <w:bookmarkStart w:id="13" w:name="_Toc465073899"/>
        </w:p>
        <w:p w14:paraId="31C2FD4E" w14:textId="77777777" w:rsidR="00B0154D" w:rsidRDefault="00B0154D" w:rsidP="00B0154D">
          <w:pPr>
            <w:pStyle w:val="BodyBW"/>
            <w:rPr>
              <w:b/>
            </w:rPr>
          </w:pPr>
        </w:p>
        <w:p w14:paraId="207C5F3F" w14:textId="77777777" w:rsidR="00B0154D" w:rsidRDefault="00B0154D" w:rsidP="00B0154D">
          <w:pPr>
            <w:pStyle w:val="BodyBW"/>
            <w:rPr>
              <w:b/>
            </w:rPr>
          </w:pPr>
        </w:p>
        <w:p w14:paraId="5E5EB96B" w14:textId="77777777" w:rsidR="00B0154D" w:rsidRDefault="00B0154D" w:rsidP="00B0154D">
          <w:pPr>
            <w:pStyle w:val="BodyBW"/>
            <w:rPr>
              <w:b/>
            </w:rPr>
          </w:pPr>
        </w:p>
        <w:p w14:paraId="72FC2D49" w14:textId="77777777" w:rsidR="00B0154D" w:rsidRDefault="00B0154D" w:rsidP="00B0154D">
          <w:pPr>
            <w:pStyle w:val="BodyBW"/>
            <w:rPr>
              <w:b/>
            </w:rPr>
          </w:pPr>
        </w:p>
        <w:p w14:paraId="4F624D8B" w14:textId="77777777" w:rsidR="00B0154D" w:rsidRDefault="00B0154D" w:rsidP="00B0154D">
          <w:pPr>
            <w:pStyle w:val="BodyBW"/>
            <w:rPr>
              <w:b/>
            </w:rPr>
          </w:pPr>
        </w:p>
        <w:p w14:paraId="0945A970" w14:textId="77777777" w:rsidR="00B0154D" w:rsidRDefault="00B0154D" w:rsidP="00B0154D">
          <w:pPr>
            <w:pStyle w:val="BodyBW"/>
            <w:rPr>
              <w:b/>
            </w:rPr>
          </w:pPr>
        </w:p>
        <w:p w14:paraId="5081DC4B" w14:textId="77777777" w:rsidR="00B0154D" w:rsidRDefault="00B0154D" w:rsidP="00B0154D">
          <w:pPr>
            <w:pStyle w:val="BodyBW"/>
            <w:rPr>
              <w:b/>
            </w:rPr>
          </w:pPr>
        </w:p>
        <w:p w14:paraId="20ED0257" w14:textId="77777777" w:rsidR="00B0154D" w:rsidRDefault="00B0154D" w:rsidP="00B0154D">
          <w:pPr>
            <w:pStyle w:val="BodyBW"/>
            <w:rPr>
              <w:b/>
            </w:rPr>
          </w:pPr>
        </w:p>
        <w:p w14:paraId="3F7F75F5" w14:textId="77777777" w:rsidR="00B0154D" w:rsidRDefault="00B0154D" w:rsidP="00B0154D">
          <w:pPr>
            <w:pStyle w:val="BodyBW"/>
            <w:rPr>
              <w:b/>
            </w:rPr>
          </w:pPr>
        </w:p>
        <w:p w14:paraId="17DD143E" w14:textId="77777777" w:rsidR="00B0154D" w:rsidRDefault="00B0154D" w:rsidP="00B0154D">
          <w:pPr>
            <w:pStyle w:val="BodyBW"/>
            <w:rPr>
              <w:b/>
            </w:rPr>
          </w:pPr>
        </w:p>
        <w:p w14:paraId="175E5901" w14:textId="77777777" w:rsidR="00B0154D" w:rsidRDefault="00B0154D" w:rsidP="00B0154D">
          <w:pPr>
            <w:pStyle w:val="BodyBW"/>
            <w:rPr>
              <w:b/>
            </w:rPr>
          </w:pPr>
        </w:p>
        <w:p w14:paraId="198943F9" w14:textId="77777777" w:rsidR="00B0154D" w:rsidRDefault="00B0154D" w:rsidP="00B0154D">
          <w:pPr>
            <w:pStyle w:val="BodyBW"/>
            <w:rPr>
              <w:b/>
            </w:rPr>
          </w:pPr>
        </w:p>
        <w:p w14:paraId="42015B4F" w14:textId="77777777" w:rsidR="00B0154D" w:rsidRDefault="00B0154D" w:rsidP="00B0154D">
          <w:pPr>
            <w:pStyle w:val="BodyBW"/>
            <w:rPr>
              <w:b/>
            </w:rPr>
          </w:pPr>
        </w:p>
        <w:p w14:paraId="4918B3D9" w14:textId="77777777" w:rsidR="00B0154D" w:rsidRDefault="00B0154D" w:rsidP="00B0154D">
          <w:pPr>
            <w:pStyle w:val="BodyBW"/>
            <w:rPr>
              <w:b/>
            </w:rPr>
          </w:pPr>
        </w:p>
        <w:p w14:paraId="53B876FB" w14:textId="77777777" w:rsidR="00B0154D" w:rsidRDefault="00B0154D" w:rsidP="00B0154D">
          <w:pPr>
            <w:pStyle w:val="BodyBW"/>
            <w:rPr>
              <w:b/>
            </w:rPr>
          </w:pPr>
        </w:p>
        <w:p w14:paraId="66B94B48" w14:textId="77777777" w:rsidR="00B0154D" w:rsidRDefault="00B0154D" w:rsidP="00B0154D">
          <w:pPr>
            <w:pStyle w:val="BodyBW"/>
            <w:rPr>
              <w:b/>
            </w:rPr>
          </w:pPr>
        </w:p>
        <w:p w14:paraId="6D89E9A9" w14:textId="77777777" w:rsidR="00B0154D" w:rsidRDefault="00B0154D" w:rsidP="00B0154D">
          <w:pPr>
            <w:pStyle w:val="BodyBW"/>
            <w:rPr>
              <w:b/>
            </w:rPr>
          </w:pPr>
        </w:p>
        <w:p w14:paraId="5ED5F6CC" w14:textId="77777777" w:rsidR="00B0154D" w:rsidRDefault="00B0154D" w:rsidP="00B0154D">
          <w:pPr>
            <w:pStyle w:val="BodyBW"/>
            <w:rPr>
              <w:b/>
            </w:rPr>
          </w:pPr>
        </w:p>
        <w:p w14:paraId="5169DA6F" w14:textId="77777777" w:rsidR="00B0154D" w:rsidRDefault="00B0154D" w:rsidP="00B0154D">
          <w:pPr>
            <w:pStyle w:val="BodyBW"/>
            <w:rPr>
              <w:b/>
            </w:rPr>
          </w:pPr>
        </w:p>
        <w:p w14:paraId="64EDA47F" w14:textId="77777777" w:rsidR="00B0154D" w:rsidRDefault="00B0154D" w:rsidP="00B0154D">
          <w:pPr>
            <w:pStyle w:val="BodyBW"/>
            <w:rPr>
              <w:b/>
            </w:rPr>
          </w:pPr>
        </w:p>
        <w:p w14:paraId="0BCC839E" w14:textId="77777777" w:rsidR="00B0154D" w:rsidRDefault="00B0154D" w:rsidP="00B0154D">
          <w:pPr>
            <w:pStyle w:val="BodyBW"/>
            <w:rPr>
              <w:b/>
            </w:rPr>
          </w:pPr>
        </w:p>
        <w:p w14:paraId="3FE1F1F5" w14:textId="77777777" w:rsidR="00B0154D" w:rsidRPr="002E77EA" w:rsidRDefault="00B0154D" w:rsidP="00B0154D">
          <w:pPr>
            <w:pStyle w:val="BodyBW"/>
            <w:rPr>
              <w:b/>
            </w:rPr>
          </w:pPr>
          <w:r w:rsidRPr="002E77EA">
            <w:rPr>
              <w:b/>
            </w:rPr>
            <w:t>Disclaimer</w:t>
          </w:r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</w:p>
        <w:p w14:paraId="5A0C0843" w14:textId="77777777" w:rsidR="009D4131" w:rsidRDefault="00B0154D" w:rsidP="00B0154D">
          <w:pPr>
            <w:pStyle w:val="BodyBW"/>
          </w:pPr>
          <w:r>
            <w:t>e-con Systems reserves the right to edit/modify this document without any prior intimation of whatsoever.</w:t>
          </w:r>
        </w:p>
        <w:bookmarkEnd w:id="3" w:displacedByCustomXml="next"/>
        <w:bookmarkEnd w:id="2" w:displacedByCustomXml="next"/>
        <w:bookmarkEnd w:id="1" w:displacedByCustomXml="next"/>
        <w:bookmarkEnd w:id="0" w:displacedByCustomXml="next"/>
      </w:sdtContent>
    </w:sdt>
    <w:p w14:paraId="1AA5DE64" w14:textId="77777777" w:rsidR="00670C2C" w:rsidRDefault="00670C2C">
      <w:r>
        <w:br w:type="page"/>
      </w:r>
    </w:p>
    <w:sdt>
      <w:sdtPr>
        <w:rPr>
          <w:rFonts w:eastAsiaTheme="minorHAnsi" w:cstheme="minorBidi"/>
          <w:iCs w:val="0"/>
          <w:color w:val="auto"/>
          <w:sz w:val="22"/>
          <w:szCs w:val="22"/>
        </w:rPr>
        <w:id w:val="918135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B9C32D" w14:textId="367149F7" w:rsidR="008F2CB4" w:rsidRPr="008F2CB4" w:rsidRDefault="008F2CB4" w:rsidP="008F2CB4">
          <w:pPr>
            <w:pStyle w:val="TOCTitle"/>
          </w:pPr>
          <w:r w:rsidRPr="00833875">
            <w:rPr>
              <w:color w:val="auto"/>
            </w:rPr>
            <w:t>Contents</w:t>
          </w:r>
        </w:p>
        <w:p w14:paraId="5E38C4C4" w14:textId="593ECE9A" w:rsidR="000C7724" w:rsidRDefault="008F2CB4">
          <w:pPr>
            <w:pStyle w:val="TOC1"/>
            <w:tabs>
              <w:tab w:val="right" w:pos="9016"/>
            </w:tabs>
            <w:rPr>
              <w:ins w:id="14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r>
            <w:rPr>
              <w:rFonts w:asciiTheme="majorHAnsi" w:hAnsiTheme="majorHAnsi"/>
              <w:i/>
              <w:caps w:val="0"/>
              <w:sz w:val="24"/>
              <w:szCs w:val="24"/>
            </w:rPr>
            <w:fldChar w:fldCharType="begin"/>
          </w:r>
          <w:r>
            <w:rPr>
              <w:rFonts w:asciiTheme="majorHAnsi" w:hAnsiTheme="majorHAnsi"/>
              <w:i/>
              <w:caps w:val="0"/>
              <w:sz w:val="24"/>
              <w:szCs w:val="24"/>
            </w:rPr>
            <w:instrText xml:space="preserve"> TOC \h \z \t "H1_Color,2,H2_Color,3,H3_Color,4,Chapter_Title_BW_1,1,H1_BW,2,H2_BW,3" </w:instrText>
          </w:r>
          <w:r>
            <w:rPr>
              <w:rFonts w:asciiTheme="majorHAnsi" w:hAnsiTheme="majorHAnsi"/>
              <w:i/>
              <w:caps w:val="0"/>
              <w:sz w:val="24"/>
              <w:szCs w:val="24"/>
            </w:rPr>
            <w:fldChar w:fldCharType="separate"/>
          </w:r>
          <w:ins w:id="15" w:author="Ambika KSM" w:date="2018-04-26T12:37:00Z">
            <w:r w:rsidR="000C7724" w:rsidRPr="001848A7">
              <w:rPr>
                <w:rStyle w:val="Hyperlink"/>
                <w:noProof/>
              </w:rPr>
              <w:fldChar w:fldCharType="begin"/>
            </w:r>
            <w:r w:rsidR="000C7724" w:rsidRPr="001848A7">
              <w:rPr>
                <w:rStyle w:val="Hyperlink"/>
                <w:noProof/>
              </w:rPr>
              <w:instrText xml:space="preserve"> </w:instrText>
            </w:r>
            <w:r w:rsidR="000C7724">
              <w:rPr>
                <w:noProof/>
              </w:rPr>
              <w:instrText>HYPERLINK \l "_Toc512509548"</w:instrText>
            </w:r>
            <w:r w:rsidR="000C7724" w:rsidRPr="001848A7">
              <w:rPr>
                <w:rStyle w:val="Hyperlink"/>
                <w:noProof/>
              </w:rPr>
              <w:instrText xml:space="preserve"> </w:instrText>
            </w:r>
            <w:r w:rsidR="000C7724" w:rsidRPr="001848A7">
              <w:rPr>
                <w:rStyle w:val="Hyperlink"/>
                <w:noProof/>
              </w:rPr>
            </w:r>
            <w:r w:rsidR="000C7724" w:rsidRPr="001848A7">
              <w:rPr>
                <w:rStyle w:val="Hyperlink"/>
                <w:noProof/>
              </w:rPr>
              <w:fldChar w:fldCharType="separate"/>
            </w:r>
            <w:r w:rsidR="000C7724" w:rsidRPr="001848A7">
              <w:rPr>
                <w:rStyle w:val="Hyperlink"/>
                <w:noProof/>
              </w:rPr>
              <w:t>Introduction to OpenCV</w:t>
            </w:r>
            <w:r w:rsidR="000C7724">
              <w:rPr>
                <w:noProof/>
                <w:webHidden/>
              </w:rPr>
              <w:tab/>
            </w:r>
            <w:r w:rsidR="000C7724">
              <w:rPr>
                <w:noProof/>
                <w:webHidden/>
              </w:rPr>
              <w:fldChar w:fldCharType="begin"/>
            </w:r>
            <w:r w:rsidR="000C7724">
              <w:rPr>
                <w:noProof/>
                <w:webHidden/>
              </w:rPr>
              <w:instrText xml:space="preserve"> PAGEREF _Toc512509548 \h </w:instrText>
            </w:r>
            <w:r w:rsidR="000C7724">
              <w:rPr>
                <w:noProof/>
                <w:webHidden/>
              </w:rPr>
            </w:r>
          </w:ins>
          <w:r w:rsidR="000C7724">
            <w:rPr>
              <w:noProof/>
              <w:webHidden/>
            </w:rPr>
            <w:fldChar w:fldCharType="separate"/>
          </w:r>
          <w:ins w:id="16" w:author="Ambika KSM" w:date="2018-04-26T12:37:00Z">
            <w:r w:rsidR="000C7724">
              <w:rPr>
                <w:noProof/>
                <w:webHidden/>
              </w:rPr>
              <w:t>4</w:t>
            </w:r>
            <w:r w:rsidR="000C7724">
              <w:rPr>
                <w:noProof/>
                <w:webHidden/>
              </w:rPr>
              <w:fldChar w:fldCharType="end"/>
            </w:r>
            <w:r w:rsidR="000C7724" w:rsidRPr="001848A7">
              <w:rPr>
                <w:rStyle w:val="Hyperlink"/>
                <w:noProof/>
              </w:rPr>
              <w:fldChar w:fldCharType="end"/>
            </w:r>
          </w:ins>
        </w:p>
        <w:p w14:paraId="42E17429" w14:textId="68BAA5BA" w:rsidR="000C7724" w:rsidRDefault="000C7724">
          <w:pPr>
            <w:pStyle w:val="TOC2"/>
            <w:tabs>
              <w:tab w:val="right" w:pos="9016"/>
            </w:tabs>
            <w:rPr>
              <w:ins w:id="17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18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"_Toc512509549"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Ambika KSM" w:date="2018-04-26T12:3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5E322461" w14:textId="36ED6E17" w:rsidR="000C7724" w:rsidRDefault="000C7724">
          <w:pPr>
            <w:pStyle w:val="TOC2"/>
            <w:tabs>
              <w:tab w:val="right" w:pos="9016"/>
            </w:tabs>
            <w:rPr>
              <w:ins w:id="20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21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"_Toc512509550"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Ambika KSM" w:date="2018-04-26T12:3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44AA9520" w14:textId="58B85672" w:rsidR="000C7724" w:rsidRDefault="000C7724">
          <w:pPr>
            <w:pStyle w:val="TOC1"/>
            <w:tabs>
              <w:tab w:val="right" w:pos="9016"/>
            </w:tabs>
            <w:rPr>
              <w:ins w:id="23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ins w:id="24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"_Toc512509551"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Building 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Ambika KSM" w:date="2018-04-26T12:3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5F27B814" w14:textId="4A366881" w:rsidR="000C7724" w:rsidRDefault="000C7724">
          <w:pPr>
            <w:pStyle w:val="TOC2"/>
            <w:tabs>
              <w:tab w:val="right" w:pos="9016"/>
            </w:tabs>
            <w:rPr>
              <w:ins w:id="26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27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"_Toc512509552"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Step 1 - Launching CMake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Ambika KSM" w:date="2018-04-26T12:3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11CDADBC" w14:textId="49D8FB44" w:rsidR="000C7724" w:rsidRDefault="000C7724">
          <w:pPr>
            <w:pStyle w:val="TOC2"/>
            <w:tabs>
              <w:tab w:val="right" w:pos="9016"/>
            </w:tabs>
            <w:rPr>
              <w:ins w:id="29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30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"_Toc512509553"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Step 2 - Selecting Visual Studio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Ambika KSM" w:date="2018-04-26T12:3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1A8ED04D" w14:textId="7147C8FD" w:rsidR="000C7724" w:rsidRDefault="000C7724">
          <w:pPr>
            <w:pStyle w:val="TOC2"/>
            <w:tabs>
              <w:tab w:val="right" w:pos="9016"/>
            </w:tabs>
            <w:rPr>
              <w:ins w:id="32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33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"_Toc512509554"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Step 3 - Configuring and Generating CMake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Ambika KSM" w:date="2018-04-26T12:3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73D9ECFE" w14:textId="1A4F19EF" w:rsidR="000C7724" w:rsidRDefault="000C7724">
          <w:pPr>
            <w:pStyle w:val="TOC2"/>
            <w:tabs>
              <w:tab w:val="right" w:pos="9016"/>
            </w:tabs>
            <w:rPr>
              <w:ins w:id="35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36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"_Toc512509555"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Step 4 - Replacing Videoio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Ambika KSM" w:date="2018-04-26T12:3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0A65B002" w14:textId="7B4B8202" w:rsidR="000C7724" w:rsidRDefault="000C7724">
          <w:pPr>
            <w:pStyle w:val="TOC2"/>
            <w:tabs>
              <w:tab w:val="right" w:pos="9016"/>
            </w:tabs>
            <w:rPr>
              <w:ins w:id="38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ins w:id="39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"_Toc512509556"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Step 5 - Building OpenCV in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Ambika KSM" w:date="2018-04-26T12:37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7A1DE735" w14:textId="1372FE9E" w:rsidR="000C7724" w:rsidRDefault="000C7724">
          <w:pPr>
            <w:pStyle w:val="TOC1"/>
            <w:tabs>
              <w:tab w:val="right" w:pos="9016"/>
            </w:tabs>
            <w:rPr>
              <w:ins w:id="41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ins w:id="42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"_Toc512509557"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Building Sample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Ambika KSM" w:date="2018-04-26T12:3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683BDC14" w14:textId="664D908A" w:rsidR="000C7724" w:rsidRDefault="000C7724">
          <w:pPr>
            <w:pStyle w:val="TOC1"/>
            <w:tabs>
              <w:tab w:val="right" w:pos="9016"/>
            </w:tabs>
            <w:rPr>
              <w:ins w:id="44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ins w:id="45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"_Toc512509558"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Ambika KSM" w:date="2018-04-26T12:37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5B76E6F9" w14:textId="568E86F2" w:rsidR="000C7724" w:rsidRDefault="000C7724">
          <w:pPr>
            <w:pStyle w:val="TOC1"/>
            <w:tabs>
              <w:tab w:val="right" w:pos="9016"/>
            </w:tabs>
            <w:rPr>
              <w:ins w:id="47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ins w:id="48" w:author="Ambika KSM" w:date="2018-04-26T12:37:00Z">
            <w:r w:rsidRPr="001848A7">
              <w:rPr>
                <w:rStyle w:val="Hyperlink"/>
                <w:noProof/>
              </w:rPr>
              <w:fldChar w:fldCharType="begin"/>
            </w:r>
            <w:r w:rsidRPr="001848A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"_Toc512509559"</w:instrText>
            </w:r>
            <w:r w:rsidRPr="001848A7">
              <w:rPr>
                <w:rStyle w:val="Hyperlink"/>
                <w:noProof/>
              </w:rPr>
              <w:instrText xml:space="preserve"> </w:instrText>
            </w:r>
            <w:r w:rsidRPr="001848A7">
              <w:rPr>
                <w:rStyle w:val="Hyperlink"/>
                <w:noProof/>
              </w:rPr>
            </w:r>
            <w:r w:rsidRPr="001848A7">
              <w:rPr>
                <w:rStyle w:val="Hyperlink"/>
                <w:noProof/>
              </w:rPr>
              <w:fldChar w:fldCharType="separate"/>
            </w:r>
            <w:r w:rsidRPr="001848A7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_Toc512509559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Ambika KSM" w:date="2018-04-26T12:37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1848A7">
              <w:rPr>
                <w:rStyle w:val="Hyperlink"/>
                <w:noProof/>
              </w:rPr>
              <w:fldChar w:fldCharType="end"/>
            </w:r>
          </w:ins>
        </w:p>
        <w:p w14:paraId="650D8175" w14:textId="098F6C42" w:rsidR="008F2CB4" w:rsidDel="000C7724" w:rsidRDefault="008F2CB4">
          <w:pPr>
            <w:pStyle w:val="TOC1"/>
            <w:tabs>
              <w:tab w:val="right" w:pos="9016"/>
            </w:tabs>
            <w:rPr>
              <w:del w:id="50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del w:id="51" w:author="Ambika KSM" w:date="2018-04-26T12:37:00Z">
            <w:r w:rsidRPr="000C7724" w:rsidDel="000C7724">
              <w:rPr>
                <w:noProof/>
                <w:rPrChange w:id="52" w:author="Ambika KSM" w:date="2018-04-26T12:37:00Z">
                  <w:rPr>
                    <w:rStyle w:val="Hyperlink"/>
                    <w:noProof/>
                  </w:rPr>
                </w:rPrChange>
              </w:rPr>
              <w:delText>Introduction to O</w:delText>
            </w:r>
            <w:bookmarkStart w:id="53" w:name="_GoBack"/>
            <w:bookmarkEnd w:id="53"/>
            <w:r w:rsidRPr="000C7724" w:rsidDel="000C7724">
              <w:rPr>
                <w:noProof/>
                <w:rPrChange w:id="54" w:author="Ambika KSM" w:date="2018-04-26T12:37:00Z">
                  <w:rPr>
                    <w:rStyle w:val="Hyperlink"/>
                    <w:noProof/>
                  </w:rPr>
                </w:rPrChange>
              </w:rPr>
              <w:delText>penCV</w:delText>
            </w:r>
            <w:r w:rsidDel="000C7724">
              <w:rPr>
                <w:noProof/>
                <w:webHidden/>
              </w:rPr>
              <w:tab/>
              <w:delText>3</w:delText>
            </w:r>
          </w:del>
        </w:p>
        <w:p w14:paraId="522C45A3" w14:textId="6E13A37F" w:rsidR="008F2CB4" w:rsidDel="000C7724" w:rsidRDefault="008F2CB4">
          <w:pPr>
            <w:pStyle w:val="TOC2"/>
            <w:tabs>
              <w:tab w:val="right" w:pos="9016"/>
            </w:tabs>
            <w:rPr>
              <w:del w:id="55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56" w:author="Ambika KSM" w:date="2018-04-26T12:37:00Z">
            <w:r w:rsidRPr="000C7724" w:rsidDel="000C7724">
              <w:rPr>
                <w:noProof/>
                <w:rPrChange w:id="57" w:author="Ambika KSM" w:date="2018-04-26T12:37:00Z">
                  <w:rPr>
                    <w:rStyle w:val="Hyperlink"/>
                    <w:noProof/>
                  </w:rPr>
                </w:rPrChange>
              </w:rPr>
              <w:delText>Prerequisites</w:delText>
            </w:r>
            <w:r w:rsidDel="000C7724">
              <w:rPr>
                <w:noProof/>
                <w:webHidden/>
              </w:rPr>
              <w:tab/>
              <w:delText>3</w:delText>
            </w:r>
          </w:del>
        </w:p>
        <w:p w14:paraId="077859C8" w14:textId="1A9DF49E" w:rsidR="008F2CB4" w:rsidDel="000C7724" w:rsidRDefault="008F2CB4">
          <w:pPr>
            <w:pStyle w:val="TOC2"/>
            <w:tabs>
              <w:tab w:val="right" w:pos="9016"/>
            </w:tabs>
            <w:rPr>
              <w:del w:id="58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59" w:author="Ambika KSM" w:date="2018-04-26T12:37:00Z">
            <w:r w:rsidRPr="000C7724" w:rsidDel="000C7724">
              <w:rPr>
                <w:noProof/>
                <w:rPrChange w:id="60" w:author="Ambika KSM" w:date="2018-04-26T12:37:00Z">
                  <w:rPr>
                    <w:rStyle w:val="Hyperlink"/>
                    <w:noProof/>
                  </w:rPr>
                </w:rPrChange>
              </w:rPr>
              <w:delText>Description</w:delText>
            </w:r>
            <w:r w:rsidDel="000C7724">
              <w:rPr>
                <w:noProof/>
                <w:webHidden/>
              </w:rPr>
              <w:tab/>
              <w:delText>3</w:delText>
            </w:r>
          </w:del>
        </w:p>
        <w:p w14:paraId="2F18FFC9" w14:textId="27AA02BC" w:rsidR="008F2CB4" w:rsidDel="000C7724" w:rsidRDefault="008F2CB4">
          <w:pPr>
            <w:pStyle w:val="TOC1"/>
            <w:tabs>
              <w:tab w:val="right" w:pos="9016"/>
            </w:tabs>
            <w:rPr>
              <w:del w:id="61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del w:id="62" w:author="Ambika KSM" w:date="2018-04-26T12:37:00Z">
            <w:r w:rsidRPr="000C7724" w:rsidDel="000C7724">
              <w:rPr>
                <w:noProof/>
                <w:rPrChange w:id="63" w:author="Ambika KSM" w:date="2018-04-26T12:37:00Z">
                  <w:rPr>
                    <w:rStyle w:val="Hyperlink"/>
                    <w:noProof/>
                  </w:rPr>
                </w:rPrChange>
              </w:rPr>
              <w:delText>Building OpenCV</w:delText>
            </w:r>
            <w:r w:rsidDel="000C7724">
              <w:rPr>
                <w:noProof/>
                <w:webHidden/>
              </w:rPr>
              <w:tab/>
              <w:delText>4</w:delText>
            </w:r>
          </w:del>
        </w:p>
        <w:p w14:paraId="6D198959" w14:textId="65546B4D" w:rsidR="008F2CB4" w:rsidDel="000C7724" w:rsidRDefault="008F2CB4">
          <w:pPr>
            <w:pStyle w:val="TOC2"/>
            <w:tabs>
              <w:tab w:val="right" w:pos="9016"/>
            </w:tabs>
            <w:rPr>
              <w:del w:id="64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65" w:author="Ambika KSM" w:date="2018-04-26T12:37:00Z">
            <w:r w:rsidRPr="000C7724" w:rsidDel="000C7724">
              <w:rPr>
                <w:noProof/>
                <w:rPrChange w:id="66" w:author="Ambika KSM" w:date="2018-04-26T12:37:00Z">
                  <w:rPr>
                    <w:rStyle w:val="Hyperlink"/>
                    <w:noProof/>
                  </w:rPr>
                </w:rPrChange>
              </w:rPr>
              <w:delText>Step 1 - Launching CMake Window</w:delText>
            </w:r>
            <w:r w:rsidDel="000C7724">
              <w:rPr>
                <w:noProof/>
                <w:webHidden/>
              </w:rPr>
              <w:tab/>
              <w:delText>4</w:delText>
            </w:r>
          </w:del>
        </w:p>
        <w:p w14:paraId="07B7188A" w14:textId="74CACC1F" w:rsidR="008F2CB4" w:rsidDel="000C7724" w:rsidRDefault="008F2CB4">
          <w:pPr>
            <w:pStyle w:val="TOC2"/>
            <w:tabs>
              <w:tab w:val="right" w:pos="9016"/>
            </w:tabs>
            <w:rPr>
              <w:del w:id="67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68" w:author="Ambika KSM" w:date="2018-04-26T12:37:00Z">
            <w:r w:rsidRPr="000C7724" w:rsidDel="000C7724">
              <w:rPr>
                <w:noProof/>
                <w:rPrChange w:id="69" w:author="Ambika KSM" w:date="2018-04-26T12:37:00Z">
                  <w:rPr>
                    <w:rStyle w:val="Hyperlink"/>
                    <w:noProof/>
                  </w:rPr>
                </w:rPrChange>
              </w:rPr>
              <w:delText>Step 2 - Selecting Visual Studio Version</w:delText>
            </w:r>
            <w:r w:rsidDel="000C7724">
              <w:rPr>
                <w:noProof/>
                <w:webHidden/>
              </w:rPr>
              <w:tab/>
              <w:delText>4</w:delText>
            </w:r>
          </w:del>
        </w:p>
        <w:p w14:paraId="16352DB1" w14:textId="069266C7" w:rsidR="008F2CB4" w:rsidDel="000C7724" w:rsidRDefault="008F2CB4">
          <w:pPr>
            <w:pStyle w:val="TOC2"/>
            <w:tabs>
              <w:tab w:val="right" w:pos="9016"/>
            </w:tabs>
            <w:rPr>
              <w:del w:id="70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71" w:author="Ambika KSM" w:date="2018-04-26T12:37:00Z">
            <w:r w:rsidRPr="000C7724" w:rsidDel="000C7724">
              <w:rPr>
                <w:noProof/>
                <w:rPrChange w:id="72" w:author="Ambika KSM" w:date="2018-04-26T12:37:00Z">
                  <w:rPr>
                    <w:rStyle w:val="Hyperlink"/>
                    <w:noProof/>
                  </w:rPr>
                </w:rPrChange>
              </w:rPr>
              <w:delText>Step 3 - Configuring and Generating CMake</w:delText>
            </w:r>
            <w:r w:rsidDel="000C7724">
              <w:rPr>
                <w:noProof/>
                <w:webHidden/>
              </w:rPr>
              <w:tab/>
              <w:delText>5</w:delText>
            </w:r>
          </w:del>
        </w:p>
        <w:p w14:paraId="1126A4B0" w14:textId="01DF4DAA" w:rsidR="008F2CB4" w:rsidDel="000C7724" w:rsidRDefault="008F2CB4">
          <w:pPr>
            <w:pStyle w:val="TOC2"/>
            <w:tabs>
              <w:tab w:val="right" w:pos="9016"/>
            </w:tabs>
            <w:rPr>
              <w:del w:id="73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74" w:author="Ambika KSM" w:date="2018-04-26T12:37:00Z">
            <w:r w:rsidRPr="000C7724" w:rsidDel="000C7724">
              <w:rPr>
                <w:noProof/>
                <w:rPrChange w:id="75" w:author="Ambika KSM" w:date="2018-04-26T12:37:00Z">
                  <w:rPr>
                    <w:rStyle w:val="Hyperlink"/>
                    <w:noProof/>
                  </w:rPr>
                </w:rPrChange>
              </w:rPr>
              <w:delText>Step 4 - Replacing Videoio File</w:delText>
            </w:r>
            <w:r w:rsidDel="000C7724">
              <w:rPr>
                <w:noProof/>
                <w:webHidden/>
              </w:rPr>
              <w:tab/>
              <w:delText>5</w:delText>
            </w:r>
          </w:del>
        </w:p>
        <w:p w14:paraId="1288AF0F" w14:textId="13E7F269" w:rsidR="008F2CB4" w:rsidDel="000C7724" w:rsidRDefault="008F2CB4">
          <w:pPr>
            <w:pStyle w:val="TOC2"/>
            <w:tabs>
              <w:tab w:val="right" w:pos="9016"/>
            </w:tabs>
            <w:rPr>
              <w:del w:id="76" w:author="Ambika KSM" w:date="2018-04-26T12:37:00Z"/>
              <w:rFonts w:eastAsiaTheme="minorEastAsia"/>
              <w:b w:val="0"/>
              <w:bCs w:val="0"/>
              <w:smallCaps w:val="0"/>
              <w:noProof/>
              <w:lang w:eastAsia="en-IN"/>
            </w:rPr>
          </w:pPr>
          <w:del w:id="77" w:author="Ambika KSM" w:date="2018-04-26T12:37:00Z">
            <w:r w:rsidRPr="000C7724" w:rsidDel="000C7724">
              <w:rPr>
                <w:noProof/>
                <w:rPrChange w:id="78" w:author="Ambika KSM" w:date="2018-04-26T12:37:00Z">
                  <w:rPr>
                    <w:rStyle w:val="Hyperlink"/>
                    <w:noProof/>
                  </w:rPr>
                </w:rPrChange>
              </w:rPr>
              <w:delText>Step 5 - Building OpenCV in Visual Studio</w:delText>
            </w:r>
            <w:r w:rsidDel="000C7724">
              <w:rPr>
                <w:noProof/>
                <w:webHidden/>
              </w:rPr>
              <w:tab/>
              <w:delText>5</w:delText>
            </w:r>
          </w:del>
        </w:p>
        <w:p w14:paraId="20B091FE" w14:textId="1F4C21C8" w:rsidR="008F2CB4" w:rsidDel="000C7724" w:rsidRDefault="008F2CB4">
          <w:pPr>
            <w:pStyle w:val="TOC1"/>
            <w:tabs>
              <w:tab w:val="right" w:pos="9016"/>
            </w:tabs>
            <w:rPr>
              <w:del w:id="79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del w:id="80" w:author="Ambika KSM" w:date="2018-04-26T12:37:00Z">
            <w:r w:rsidRPr="000C7724" w:rsidDel="000C7724">
              <w:rPr>
                <w:noProof/>
                <w:rPrChange w:id="81" w:author="Ambika KSM" w:date="2018-04-26T12:37:00Z">
                  <w:rPr>
                    <w:rStyle w:val="Hyperlink"/>
                    <w:noProof/>
                  </w:rPr>
                </w:rPrChange>
              </w:rPr>
              <w:delText>Building Sample Code</w:delText>
            </w:r>
            <w:r w:rsidDel="000C7724">
              <w:rPr>
                <w:noProof/>
                <w:webHidden/>
              </w:rPr>
              <w:tab/>
              <w:delText>6</w:delText>
            </w:r>
          </w:del>
        </w:p>
        <w:p w14:paraId="30DD71F3" w14:textId="3B913B54" w:rsidR="008F2CB4" w:rsidDel="000C7724" w:rsidRDefault="008F2CB4">
          <w:pPr>
            <w:pStyle w:val="TOC1"/>
            <w:tabs>
              <w:tab w:val="right" w:pos="9016"/>
            </w:tabs>
            <w:rPr>
              <w:del w:id="82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del w:id="83" w:author="Ambika KSM" w:date="2018-04-26T12:37:00Z">
            <w:r w:rsidRPr="000C7724" w:rsidDel="000C7724">
              <w:rPr>
                <w:noProof/>
                <w:rPrChange w:id="84" w:author="Ambika KSM" w:date="2018-04-26T12:37:00Z">
                  <w:rPr>
                    <w:rStyle w:val="Hyperlink"/>
                    <w:noProof/>
                  </w:rPr>
                </w:rPrChange>
              </w:rPr>
              <w:delText>Troubleshooting</w:delText>
            </w:r>
            <w:r w:rsidDel="000C7724">
              <w:rPr>
                <w:noProof/>
                <w:webHidden/>
              </w:rPr>
              <w:tab/>
              <w:delText>7</w:delText>
            </w:r>
          </w:del>
        </w:p>
        <w:p w14:paraId="3A69455A" w14:textId="4924773C" w:rsidR="008F2CB4" w:rsidDel="000C7724" w:rsidRDefault="008F2CB4">
          <w:pPr>
            <w:pStyle w:val="TOC1"/>
            <w:tabs>
              <w:tab w:val="right" w:pos="9016"/>
            </w:tabs>
            <w:rPr>
              <w:del w:id="85" w:author="Ambika KSM" w:date="2018-04-26T12:37:00Z"/>
              <w:rFonts w:eastAsiaTheme="minorEastAsia"/>
              <w:b w:val="0"/>
              <w:bCs w:val="0"/>
              <w:caps w:val="0"/>
              <w:noProof/>
              <w:u w:val="none"/>
              <w:lang w:eastAsia="en-IN"/>
            </w:rPr>
          </w:pPr>
          <w:del w:id="86" w:author="Ambika KSM" w:date="2018-04-26T12:37:00Z">
            <w:r w:rsidRPr="000C7724" w:rsidDel="000C7724">
              <w:rPr>
                <w:noProof/>
                <w:rPrChange w:id="87" w:author="Ambika KSM" w:date="2018-04-26T12:37:00Z">
                  <w:rPr>
                    <w:rStyle w:val="Hyperlink"/>
                    <w:noProof/>
                  </w:rPr>
                </w:rPrChange>
              </w:rPr>
              <w:delText>Support</w:delText>
            </w:r>
            <w:r w:rsidDel="000C7724">
              <w:rPr>
                <w:noProof/>
                <w:webHidden/>
              </w:rPr>
              <w:tab/>
              <w:delText>8</w:delText>
            </w:r>
          </w:del>
        </w:p>
        <w:p w14:paraId="5DB2059A" w14:textId="71D07460" w:rsidR="00B43CF6" w:rsidRDefault="008F2CB4" w:rsidP="008F2CB4">
          <w:r>
            <w:rPr>
              <w:rFonts w:asciiTheme="majorHAnsi" w:hAnsiTheme="majorHAnsi"/>
              <w:i/>
              <w:caps/>
              <w:sz w:val="24"/>
              <w:szCs w:val="24"/>
              <w:u w:val="single"/>
            </w:rPr>
            <w:fldChar w:fldCharType="end"/>
          </w:r>
        </w:p>
      </w:sdtContent>
    </w:sdt>
    <w:p w14:paraId="27482887" w14:textId="0880B51D" w:rsidR="00A723DD" w:rsidRDefault="00A723DD">
      <w:r>
        <w:lastRenderedPageBreak/>
        <w:br w:type="page"/>
      </w:r>
    </w:p>
    <w:p w14:paraId="1647953E" w14:textId="7D7DF74D" w:rsidR="00070AB8" w:rsidRDefault="00070AB8" w:rsidP="00833875">
      <w:pPr>
        <w:pStyle w:val="ChapterTitleBW1"/>
      </w:pPr>
      <w:bookmarkStart w:id="88" w:name="_Toc512509548"/>
      <w:r w:rsidRPr="00833875">
        <w:lastRenderedPageBreak/>
        <w:t xml:space="preserve">Introduction to </w:t>
      </w:r>
      <w:r w:rsidR="00690D90">
        <w:t>OpenCV</w:t>
      </w:r>
      <w:bookmarkEnd w:id="88"/>
    </w:p>
    <w:p w14:paraId="01AD4080" w14:textId="7C8B45A5" w:rsidR="000C1D81" w:rsidRDefault="00C177F8" w:rsidP="000C1D81">
      <w:pPr>
        <w:pStyle w:val="BodyBW"/>
      </w:pPr>
      <w:bookmarkStart w:id="89" w:name="_Hlk510709410"/>
      <w:r>
        <w:t>Open Source Computer Vision Library</w:t>
      </w:r>
      <w:r w:rsidR="005C6953">
        <w:t xml:space="preserve"> (OpenCV</w:t>
      </w:r>
      <w:r>
        <w:t>)</w:t>
      </w:r>
      <w:r w:rsidR="00220600">
        <w:t xml:space="preserve"> is an open source computer vision and machine learning software library. </w:t>
      </w:r>
      <w:r w:rsidR="000C1D81">
        <w:t>OpenCV libraries are used to communicate with Cameras. APIs introduced in the OpenCV can be supported with all e-</w:t>
      </w:r>
      <w:r w:rsidR="00A2793C">
        <w:t>c</w:t>
      </w:r>
      <w:r w:rsidR="000C1D81">
        <w:t xml:space="preserve">on </w:t>
      </w:r>
      <w:r w:rsidR="00A2793C">
        <w:t>S</w:t>
      </w:r>
      <w:r w:rsidR="000C1D81">
        <w:t>ystems cameras.</w:t>
      </w:r>
    </w:p>
    <w:p w14:paraId="6C93BE5D" w14:textId="7F2CF19F" w:rsidR="00150313" w:rsidRDefault="004B21D6" w:rsidP="000C1D81">
      <w:pPr>
        <w:pStyle w:val="BodyBW"/>
      </w:pPr>
      <w:r>
        <w:t xml:space="preserve">This document helps </w:t>
      </w:r>
      <w:r w:rsidR="008D45CF">
        <w:t xml:space="preserve">you </w:t>
      </w:r>
      <w:r>
        <w:t>to install OpenCV</w:t>
      </w:r>
      <w:r w:rsidR="0024476D">
        <w:t xml:space="preserve"> in Windows</w:t>
      </w:r>
      <w:r>
        <w:t xml:space="preserve"> and build</w:t>
      </w:r>
      <w:r w:rsidR="00F87BA4">
        <w:t xml:space="preserve"> </w:t>
      </w:r>
      <w:r>
        <w:t>a sample code to access the camera with OpenCV.</w:t>
      </w:r>
    </w:p>
    <w:p w14:paraId="648D7387" w14:textId="3C27BE36" w:rsidR="006A4409" w:rsidRDefault="006A4409" w:rsidP="006A4409">
      <w:pPr>
        <w:pStyle w:val="H1BW"/>
      </w:pPr>
      <w:bookmarkStart w:id="90" w:name="_Toc512509549"/>
      <w:r>
        <w:t>Prerequisites</w:t>
      </w:r>
      <w:bookmarkEnd w:id="90"/>
    </w:p>
    <w:p w14:paraId="5BB90218" w14:textId="70E336EC" w:rsidR="006A4409" w:rsidRDefault="006A4409" w:rsidP="006A4409">
      <w:pPr>
        <w:pStyle w:val="BodyBW"/>
      </w:pPr>
      <w:r>
        <w:t>The prerequisites are as follows:</w:t>
      </w:r>
    </w:p>
    <w:p w14:paraId="57BEEB00" w14:textId="6C70FA44" w:rsidR="006A4409" w:rsidRDefault="003976B2" w:rsidP="00557BBE">
      <w:pPr>
        <w:pStyle w:val="BulletedList1BW"/>
        <w:ind w:left="1843"/>
      </w:pPr>
      <w:r>
        <w:t xml:space="preserve">Click </w:t>
      </w:r>
      <w:hyperlink r:id="rId11" w:history="1">
        <w:r>
          <w:rPr>
            <w:rStyle w:val="Hyperlink"/>
          </w:rPr>
          <w:t>here</w:t>
        </w:r>
      </w:hyperlink>
      <w:r>
        <w:t xml:space="preserve"> to download</w:t>
      </w:r>
      <w:r w:rsidR="00FC286E">
        <w:t xml:space="preserve"> CMake.</w:t>
      </w:r>
    </w:p>
    <w:p w14:paraId="453DFE69" w14:textId="143CCF80" w:rsidR="00FC286E" w:rsidRDefault="008317F5" w:rsidP="00557BBE">
      <w:pPr>
        <w:pStyle w:val="BulletedList1BW"/>
        <w:ind w:left="1843"/>
      </w:pPr>
      <w:r>
        <w:t>Click</w:t>
      </w:r>
      <w:r w:rsidR="002904CA">
        <w:t xml:space="preserve"> </w:t>
      </w:r>
      <w:hyperlink r:id="rId12" w:history="1">
        <w:r w:rsidR="002904CA" w:rsidRPr="005B5018">
          <w:rPr>
            <w:rStyle w:val="Hyperlink"/>
          </w:rPr>
          <w:t>here</w:t>
        </w:r>
      </w:hyperlink>
      <w:r>
        <w:t xml:space="preserve"> to download Sources for OpenCV_v3.3.1.</w:t>
      </w:r>
    </w:p>
    <w:p w14:paraId="7BF115B9" w14:textId="103D72AC" w:rsidR="009E77F4" w:rsidRDefault="00D40688" w:rsidP="00557BBE">
      <w:pPr>
        <w:pStyle w:val="BulletedList1BW"/>
        <w:ind w:left="1843"/>
      </w:pPr>
      <w:r>
        <w:t>Create a Build directory in the OpenCV_v3.3.1.</w:t>
      </w:r>
    </w:p>
    <w:p w14:paraId="2064EF20" w14:textId="5E26EA51" w:rsidR="001D46EE" w:rsidRDefault="001D46EE" w:rsidP="00391754">
      <w:pPr>
        <w:pStyle w:val="BulletedList1BW"/>
        <w:ind w:left="1843"/>
      </w:pPr>
      <w:commentRangeStart w:id="91"/>
      <w:commentRangeStart w:id="92"/>
      <w:r>
        <w:t xml:space="preserve">Build </w:t>
      </w:r>
      <w:commentRangeEnd w:id="91"/>
      <w:r w:rsidR="008D332D">
        <w:rPr>
          <w:rStyle w:val="CommentReference"/>
        </w:rPr>
        <w:commentReference w:id="91"/>
      </w:r>
      <w:commentRangeEnd w:id="92"/>
      <w:r w:rsidR="00514986">
        <w:t>OpenCV in your PC using Visual Studio</w:t>
      </w:r>
      <w:r w:rsidR="008B4CBD">
        <w:rPr>
          <w:rStyle w:val="CommentReference"/>
        </w:rPr>
        <w:commentReference w:id="92"/>
      </w:r>
    </w:p>
    <w:p w14:paraId="45FB4F0E" w14:textId="1483EAA9" w:rsidR="000C1D81" w:rsidRDefault="000C1D81" w:rsidP="000C1D81">
      <w:pPr>
        <w:pStyle w:val="H1BW"/>
      </w:pPr>
      <w:bookmarkStart w:id="93" w:name="_Toc510709032"/>
      <w:bookmarkStart w:id="94" w:name="_Toc512509550"/>
      <w:bookmarkEnd w:id="89"/>
      <w:r>
        <w:t>Description</w:t>
      </w:r>
      <w:bookmarkEnd w:id="93"/>
      <w:bookmarkEnd w:id="94"/>
    </w:p>
    <w:p w14:paraId="653E31E7" w14:textId="585F2C40" w:rsidR="000C1D81" w:rsidRPr="000C1D81" w:rsidRDefault="000C1D81" w:rsidP="00EB50C7">
      <w:pPr>
        <w:pStyle w:val="BodyBW"/>
      </w:pPr>
      <w:bookmarkStart w:id="95" w:name="_Hlk510709436"/>
      <w:r>
        <w:t xml:space="preserve">The </w:t>
      </w:r>
      <w:commentRangeStart w:id="96"/>
      <w:commentRangeStart w:id="97"/>
      <w:r>
        <w:t>following steps</w:t>
      </w:r>
      <w:commentRangeEnd w:id="96"/>
      <w:r w:rsidR="00A85CF0">
        <w:rPr>
          <w:rStyle w:val="CommentReference"/>
        </w:rPr>
        <w:commentReference w:id="96"/>
      </w:r>
      <w:commentRangeEnd w:id="97"/>
      <w:r w:rsidR="00777808">
        <w:rPr>
          <w:rStyle w:val="CommentReference"/>
        </w:rPr>
        <w:commentReference w:id="97"/>
      </w:r>
      <w:r>
        <w:t xml:space="preserve"> have been tested on Windows 10. </w:t>
      </w:r>
      <w:r w:rsidR="00E34CFF">
        <w:t>OpenCV must</w:t>
      </w:r>
      <w:r>
        <w:t xml:space="preserve"> work on any other relativel</w:t>
      </w:r>
      <w:r w:rsidR="00283DBA">
        <w:t>y modern version of Windows OS.</w:t>
      </w:r>
      <w:bookmarkEnd w:id="95"/>
    </w:p>
    <w:p w14:paraId="0BA10579" w14:textId="3779A3EB" w:rsidR="006A4309" w:rsidRDefault="006C4FEB" w:rsidP="006C4FEB">
      <w:pPr>
        <w:pStyle w:val="ChapterTitleBW1"/>
      </w:pPr>
      <w:bookmarkStart w:id="98" w:name="_Toc354149231"/>
      <w:bookmarkStart w:id="99" w:name="_Toc354149266"/>
      <w:bookmarkStart w:id="100" w:name="_Toc436234923"/>
      <w:bookmarkStart w:id="101" w:name="_Toc512509551"/>
      <w:r>
        <w:lastRenderedPageBreak/>
        <w:t>Building</w:t>
      </w:r>
      <w:r w:rsidR="006A4309">
        <w:t xml:space="preserve"> </w:t>
      </w:r>
      <w:bookmarkEnd w:id="98"/>
      <w:bookmarkEnd w:id="99"/>
      <w:bookmarkEnd w:id="100"/>
      <w:r>
        <w:t>OpenCV</w:t>
      </w:r>
      <w:bookmarkEnd w:id="101"/>
    </w:p>
    <w:p w14:paraId="77D8B673" w14:textId="4887BEE4" w:rsidR="008D45CF" w:rsidRDefault="00192E2C" w:rsidP="00E5044B">
      <w:pPr>
        <w:pStyle w:val="BodyBW"/>
      </w:pPr>
      <w:r>
        <w:t xml:space="preserve">OpenCV is a </w:t>
      </w:r>
      <w:r w:rsidR="005B5018">
        <w:t xml:space="preserve">sample command line </w:t>
      </w:r>
      <w:r w:rsidR="005B5018" w:rsidRPr="00511D03">
        <w:t>application</w:t>
      </w:r>
      <w:r w:rsidR="006A4309" w:rsidRPr="00511D03">
        <w:t xml:space="preserve"> used to demonstrate some of the features of the </w:t>
      </w:r>
      <w:r w:rsidR="005B5018">
        <w:t>e-</w:t>
      </w:r>
      <w:r w:rsidR="00664D4A">
        <w:t>c</w:t>
      </w:r>
      <w:r w:rsidR="005B5018">
        <w:t>on</w:t>
      </w:r>
      <w:r w:rsidR="006A4309" w:rsidRPr="00511D03">
        <w:t xml:space="preserve"> </w:t>
      </w:r>
      <w:r w:rsidR="00664D4A">
        <w:t>Systems c</w:t>
      </w:r>
      <w:r w:rsidR="006A4309" w:rsidRPr="00511D03">
        <w:t>amera</w:t>
      </w:r>
      <w:bookmarkStart w:id="102" w:name="_Toc354149232"/>
      <w:bookmarkStart w:id="103" w:name="_Toc354149267"/>
      <w:bookmarkStart w:id="104" w:name="_Toc436234924"/>
      <w:r w:rsidR="00E5044B">
        <w:t>s with OpenCV APIs.</w:t>
      </w:r>
      <w:r w:rsidR="00EA0556">
        <w:t xml:space="preserve"> </w:t>
      </w:r>
    </w:p>
    <w:p w14:paraId="4748388A" w14:textId="03087E0F" w:rsidR="005B5018" w:rsidRDefault="00EA0556" w:rsidP="00E5044B">
      <w:pPr>
        <w:pStyle w:val="BodyBW"/>
      </w:pPr>
      <w:r>
        <w:t xml:space="preserve">The </w:t>
      </w:r>
      <w:r w:rsidR="004037ED">
        <w:t>steps to build OpenCV are as follows:</w:t>
      </w:r>
    </w:p>
    <w:p w14:paraId="369057CC" w14:textId="33738D55" w:rsidR="00E82D81" w:rsidRDefault="00E82D81" w:rsidP="00777808">
      <w:pPr>
        <w:pStyle w:val="StepList1BW"/>
        <w:ind w:left="720" w:firstLine="720"/>
      </w:pPr>
      <w:r>
        <w:t>Step 1.</w:t>
      </w:r>
      <w:r>
        <w:tab/>
      </w:r>
      <w:hyperlink w:anchor="Step1_Launching_CMake_Window" w:history="1">
        <w:r w:rsidR="009473D1" w:rsidRPr="009473D1">
          <w:rPr>
            <w:rStyle w:val="Hyperlink"/>
          </w:rPr>
          <w:t>Launching CMake Window</w:t>
        </w:r>
      </w:hyperlink>
    </w:p>
    <w:p w14:paraId="557F39DE" w14:textId="777CACD2" w:rsidR="00E82D81" w:rsidRDefault="00E82D81" w:rsidP="00777808">
      <w:pPr>
        <w:pStyle w:val="StepList1BW"/>
        <w:ind w:left="720" w:firstLine="720"/>
      </w:pPr>
      <w:r>
        <w:t>Step 2.</w:t>
      </w:r>
      <w:r>
        <w:tab/>
      </w:r>
      <w:hyperlink w:anchor="Step2_VisualStudio_version_selection" w:history="1">
        <w:r w:rsidR="00EF766A">
          <w:rPr>
            <w:rStyle w:val="Hyperlink"/>
          </w:rPr>
          <w:t>Selecting V</w:t>
        </w:r>
        <w:r w:rsidR="009473D1" w:rsidRPr="009473D1">
          <w:rPr>
            <w:rStyle w:val="Hyperlink"/>
          </w:rPr>
          <w:t>isual Studio Version</w:t>
        </w:r>
      </w:hyperlink>
    </w:p>
    <w:p w14:paraId="0DC8E83D" w14:textId="711E59D6" w:rsidR="00E82D81" w:rsidRDefault="00E82D81" w:rsidP="00777808">
      <w:pPr>
        <w:pStyle w:val="StepList1BW"/>
        <w:ind w:left="720" w:firstLine="720"/>
      </w:pPr>
      <w:r>
        <w:t>Step 3.</w:t>
      </w:r>
      <w:r>
        <w:tab/>
      </w:r>
      <w:hyperlink w:anchor="Step3_Configure_Generate_CMake" w:history="1">
        <w:r w:rsidR="009473D1" w:rsidRPr="009473D1">
          <w:rPr>
            <w:rStyle w:val="Hyperlink"/>
          </w:rPr>
          <w:t>Configur</w:t>
        </w:r>
        <w:r w:rsidR="00EF766A">
          <w:rPr>
            <w:rStyle w:val="Hyperlink"/>
          </w:rPr>
          <w:t>ing</w:t>
        </w:r>
        <w:r w:rsidR="009473D1" w:rsidRPr="009473D1">
          <w:rPr>
            <w:rStyle w:val="Hyperlink"/>
          </w:rPr>
          <w:t xml:space="preserve"> and Generat</w:t>
        </w:r>
        <w:r w:rsidR="00EF766A">
          <w:rPr>
            <w:rStyle w:val="Hyperlink"/>
          </w:rPr>
          <w:t>ing</w:t>
        </w:r>
        <w:r w:rsidR="009473D1" w:rsidRPr="009473D1">
          <w:rPr>
            <w:rStyle w:val="Hyperlink"/>
          </w:rPr>
          <w:t xml:space="preserve"> CMake</w:t>
        </w:r>
      </w:hyperlink>
    </w:p>
    <w:p w14:paraId="55C3F297" w14:textId="03F6C626" w:rsidR="00E82D81" w:rsidRDefault="00E82D81" w:rsidP="00777808">
      <w:pPr>
        <w:pStyle w:val="StepList1BW"/>
        <w:ind w:left="720" w:firstLine="720"/>
      </w:pPr>
      <w:r>
        <w:t>Step 4.</w:t>
      </w:r>
      <w:r>
        <w:tab/>
      </w:r>
      <w:hyperlink w:anchor="Step4_Videoio_Replace" w:history="1">
        <w:r w:rsidR="009473D1" w:rsidRPr="009473D1">
          <w:rPr>
            <w:rStyle w:val="Hyperlink"/>
          </w:rPr>
          <w:t>Replac</w:t>
        </w:r>
        <w:r w:rsidR="00EF766A">
          <w:rPr>
            <w:rStyle w:val="Hyperlink"/>
          </w:rPr>
          <w:t>ing</w:t>
        </w:r>
        <w:r w:rsidR="009473D1" w:rsidRPr="009473D1">
          <w:rPr>
            <w:rStyle w:val="Hyperlink"/>
          </w:rPr>
          <w:t xml:space="preserve"> Videoio File</w:t>
        </w:r>
      </w:hyperlink>
    </w:p>
    <w:p w14:paraId="3A8AD3F4" w14:textId="0FF167DD" w:rsidR="008333A3" w:rsidRDefault="00E82D81" w:rsidP="00777808">
      <w:pPr>
        <w:pStyle w:val="StepList1BW"/>
        <w:ind w:left="720" w:firstLine="720"/>
      </w:pPr>
      <w:r>
        <w:t>Step 5.</w:t>
      </w:r>
      <w:r>
        <w:tab/>
      </w:r>
      <w:hyperlink w:anchor="Step5_Build_OpenCV" w:history="1">
        <w:r w:rsidR="009473D1" w:rsidRPr="009473D1">
          <w:rPr>
            <w:rStyle w:val="Hyperlink"/>
          </w:rPr>
          <w:t>Build</w:t>
        </w:r>
        <w:r w:rsidR="00EF766A">
          <w:rPr>
            <w:rStyle w:val="Hyperlink"/>
          </w:rPr>
          <w:t>ing</w:t>
        </w:r>
        <w:r w:rsidR="009473D1" w:rsidRPr="009473D1">
          <w:rPr>
            <w:rStyle w:val="Hyperlink"/>
          </w:rPr>
          <w:t xml:space="preserve"> OpenCV</w:t>
        </w:r>
      </w:hyperlink>
      <w:r w:rsidR="00693EC0">
        <w:rPr>
          <w:rStyle w:val="Hyperlink"/>
        </w:rPr>
        <w:t xml:space="preserve"> in Visual Studio</w:t>
      </w:r>
      <w:bookmarkStart w:id="105" w:name="Step1_Launching_CMake_Window"/>
    </w:p>
    <w:p w14:paraId="3CF0F1FB" w14:textId="614CF219" w:rsidR="006A4309" w:rsidRDefault="000C24D9" w:rsidP="008333A3">
      <w:pPr>
        <w:pStyle w:val="H1BW"/>
      </w:pPr>
      <w:bookmarkStart w:id="106" w:name="_Toc510709035"/>
      <w:bookmarkStart w:id="107" w:name="_Toc512509552"/>
      <w:r>
        <w:t xml:space="preserve">Step 1 </w:t>
      </w:r>
      <w:r w:rsidR="00750935">
        <w:t>-</w:t>
      </w:r>
      <w:bookmarkEnd w:id="102"/>
      <w:bookmarkEnd w:id="103"/>
      <w:bookmarkEnd w:id="104"/>
      <w:r w:rsidR="005B5018">
        <w:t xml:space="preserve"> </w:t>
      </w:r>
      <w:r w:rsidR="008429FC">
        <w:t>Launching CMake Window</w:t>
      </w:r>
      <w:bookmarkEnd w:id="106"/>
      <w:bookmarkEnd w:id="107"/>
    </w:p>
    <w:bookmarkEnd w:id="105"/>
    <w:p w14:paraId="2443ED77" w14:textId="014A392B" w:rsidR="008333A3" w:rsidRDefault="008429FC" w:rsidP="008333A3">
      <w:pPr>
        <w:pStyle w:val="BodyBW"/>
        <w:rPr>
          <w:noProof/>
        </w:rPr>
      </w:pPr>
      <w:r>
        <w:t>In CMake window, select the OpenCV sources as source</w:t>
      </w:r>
      <w:r w:rsidR="00FC74AC">
        <w:t xml:space="preserve"> folder and OpenCV_v3.3.1/build as build folder and click </w:t>
      </w:r>
      <w:r w:rsidR="00A238AE" w:rsidRPr="00777808">
        <w:rPr>
          <w:b/>
        </w:rPr>
        <w:t>C</w:t>
      </w:r>
      <w:r w:rsidR="00FC74AC" w:rsidRPr="00777808">
        <w:rPr>
          <w:b/>
        </w:rPr>
        <w:t>onfigure</w:t>
      </w:r>
      <w:r w:rsidR="00A238AE">
        <w:rPr>
          <w:b/>
        </w:rPr>
        <w:t xml:space="preserve"> </w:t>
      </w:r>
      <w:r w:rsidR="00A238AE" w:rsidRPr="00777808">
        <w:t>button</w:t>
      </w:r>
      <w:r w:rsidR="00FC74AC">
        <w:t>.</w:t>
      </w:r>
    </w:p>
    <w:p w14:paraId="39D23B8E" w14:textId="44D63A1B" w:rsidR="008333A3" w:rsidRDefault="00FA51D7">
      <w:pPr>
        <w:pStyle w:val="FigureCentered"/>
        <w:pPrChange w:id="108" w:author="Ravikiran" w:date="2018-04-17T18:05:00Z">
          <w:pPr>
            <w:pStyle w:val="BodyBW"/>
          </w:pPr>
        </w:pPrChange>
      </w:pPr>
      <w:ins w:id="109" w:author="Ravikiran" w:date="2018-04-17T18:04:00Z">
        <w:r w:rsidRPr="008C6678">
          <w:rPr>
            <w:noProof/>
          </w:rPr>
          <w:lastRenderedPageBreak/>
          <w:drawing>
            <wp:inline distT="0" distB="0" distL="0" distR="0" wp14:anchorId="697FFEB0" wp14:editId="2E55F232">
              <wp:extent cx="4800600" cy="3495675"/>
              <wp:effectExtent l="19050" t="19050" r="19050" b="2857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cmake_intro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4255" cy="3498336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  <w:commentRangeStart w:id="110"/>
      <w:commentRangeStart w:id="111"/>
      <w:del w:id="112" w:author="Ravikiran" w:date="2018-04-17T18:03:00Z">
        <w:r w:rsidR="008429FC" w:rsidDel="00F0220E">
          <w:rPr>
            <w:noProof/>
          </w:rPr>
          <w:drawing>
            <wp:inline distT="0" distB="0" distL="0" distR="0" wp14:anchorId="093BB5F4" wp14:editId="4F17F65C">
              <wp:extent cx="4860000" cy="2956231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60000" cy="2956231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  <w:commentRangeEnd w:id="110"/>
      <w:r w:rsidR="00D638E4">
        <w:rPr>
          <w:rStyle w:val="CommentReference"/>
        </w:rPr>
        <w:commentReference w:id="110"/>
      </w:r>
      <w:commentRangeEnd w:id="111"/>
      <w:r w:rsidR="008C6678">
        <w:rPr>
          <w:rStyle w:val="CommentReference"/>
        </w:rPr>
        <w:commentReference w:id="111"/>
      </w:r>
    </w:p>
    <w:p w14:paraId="535AAB58" w14:textId="23F99B94" w:rsidR="00E5044B" w:rsidRPr="008333A3" w:rsidRDefault="006A4309" w:rsidP="008333A3">
      <w:pPr>
        <w:pStyle w:val="FigureCaptionBW"/>
        <w:rPr>
          <w:rFonts w:cs="Arial"/>
          <w:iCs/>
          <w:sz w:val="26"/>
          <w:szCs w:val="28"/>
        </w:rPr>
      </w:pPr>
      <w:r>
        <w:t xml:space="preserve">Figure </w:t>
      </w:r>
      <w:fldSimple w:instr=" SEQ Figure \* ARABIC ">
        <w:r w:rsidR="00C455BF">
          <w:rPr>
            <w:noProof/>
          </w:rPr>
          <w:t>1</w:t>
        </w:r>
      </w:fldSimple>
      <w:r w:rsidR="008429FC">
        <w:t>: CMake Source and Build Directory Specification Window</w:t>
      </w:r>
      <w:bookmarkStart w:id="113" w:name="_Toc354149233"/>
      <w:bookmarkStart w:id="114" w:name="_Toc354149268"/>
      <w:bookmarkStart w:id="115" w:name="_Toc436234925"/>
      <w:bookmarkStart w:id="116" w:name="Step2_VisualStudio_version_selection"/>
    </w:p>
    <w:p w14:paraId="57305447" w14:textId="331F6AD3" w:rsidR="006A4309" w:rsidRDefault="006A4309" w:rsidP="00511D03">
      <w:pPr>
        <w:pStyle w:val="H1BW"/>
      </w:pPr>
      <w:bookmarkStart w:id="117" w:name="_Toc510709036"/>
      <w:bookmarkStart w:id="118" w:name="_Toc512509553"/>
      <w:r>
        <w:t xml:space="preserve">Step 2 </w:t>
      </w:r>
      <w:r w:rsidR="00B52394">
        <w:t>-</w:t>
      </w:r>
      <w:r>
        <w:t xml:space="preserve"> </w:t>
      </w:r>
      <w:bookmarkEnd w:id="113"/>
      <w:bookmarkEnd w:id="114"/>
      <w:bookmarkEnd w:id="115"/>
      <w:r w:rsidR="00B52394">
        <w:t xml:space="preserve">Selecting </w:t>
      </w:r>
      <w:r w:rsidR="008A267E">
        <w:t>Visual Studio Version</w:t>
      </w:r>
      <w:bookmarkEnd w:id="117"/>
      <w:bookmarkEnd w:id="118"/>
    </w:p>
    <w:bookmarkEnd w:id="116"/>
    <w:p w14:paraId="741E0573" w14:textId="3158C6F0" w:rsidR="006A4309" w:rsidRPr="00685C99" w:rsidRDefault="008A267E" w:rsidP="00CD7472">
      <w:pPr>
        <w:pStyle w:val="BodyBW"/>
      </w:pPr>
      <w:r w:rsidRPr="00685C99">
        <w:t>A window prompting to select Visual Studio version along with x32 and x64 version appear</w:t>
      </w:r>
      <w:r w:rsidR="008D45CF">
        <w:t>s</w:t>
      </w:r>
      <w:r w:rsidRPr="00685C99">
        <w:t>. Select the appropriate options</w:t>
      </w:r>
      <w:r w:rsidR="00807089">
        <w:t xml:space="preserve"> as shown below</w:t>
      </w:r>
      <w:r w:rsidRPr="00685C99">
        <w:t>.</w:t>
      </w:r>
    </w:p>
    <w:p w14:paraId="3EC40EEE" w14:textId="3B016156" w:rsidR="006A4309" w:rsidRDefault="00FA51D7">
      <w:pPr>
        <w:pStyle w:val="FigureCentered"/>
        <w:pPrChange w:id="119" w:author="Ravikiran" w:date="2018-04-17T18:10:00Z">
          <w:pPr>
            <w:pStyle w:val="FigureCentered"/>
            <w:ind w:left="1440"/>
          </w:pPr>
        </w:pPrChange>
      </w:pPr>
      <w:ins w:id="120" w:author="Ravikiran" w:date="2018-04-17T18:10:00Z">
        <w:r>
          <w:rPr>
            <w:noProof/>
          </w:rPr>
          <w:lastRenderedPageBreak/>
          <w:drawing>
            <wp:inline distT="0" distB="0" distL="0" distR="0" wp14:anchorId="3EFFE6D3" wp14:editId="7E5DD6A6">
              <wp:extent cx="3943350" cy="321945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versionselector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3905" cy="32199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21"/>
      <w:commentRangeStart w:id="122"/>
      <w:del w:id="123" w:author="Ravikiran" w:date="2018-04-17T18:06:00Z">
        <w:r w:rsidR="008A267E" w:rsidDel="00FA51D7">
          <w:rPr>
            <w:noProof/>
          </w:rPr>
          <w:drawing>
            <wp:inline distT="0" distB="0" distL="0" distR="0" wp14:anchorId="04773682" wp14:editId="763AC659">
              <wp:extent cx="3657600" cy="301320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57600" cy="30132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027D8792" w14:textId="22CBD825" w:rsidR="006A4309" w:rsidRDefault="006A4309" w:rsidP="007D7083">
      <w:pPr>
        <w:pStyle w:val="FigureCaptionBW"/>
        <w:ind w:left="1440"/>
        <w:rPr>
          <w:sz w:val="20"/>
          <w:szCs w:val="20"/>
        </w:rPr>
      </w:pPr>
      <w:r>
        <w:t xml:space="preserve">Figure </w:t>
      </w:r>
      <w:fldSimple w:instr=" SEQ Figure \* ARABIC ">
        <w:r w:rsidR="00C455BF">
          <w:rPr>
            <w:noProof/>
          </w:rPr>
          <w:t>2</w:t>
        </w:r>
      </w:fldSimple>
      <w:r w:rsidR="00130309">
        <w:t xml:space="preserve">: </w:t>
      </w:r>
      <w:r w:rsidR="000712D7">
        <w:t xml:space="preserve">Selecting </w:t>
      </w:r>
      <w:r w:rsidR="00130309">
        <w:t xml:space="preserve">Visual Studio Version in </w:t>
      </w:r>
      <w:proofErr w:type="spellStart"/>
      <w:r w:rsidR="00130309">
        <w:t>CMake</w:t>
      </w:r>
      <w:commentRangeEnd w:id="121"/>
      <w:proofErr w:type="spellEnd"/>
      <w:r w:rsidR="007D7083">
        <w:rPr>
          <w:rStyle w:val="CommentReference"/>
          <w:b w:val="0"/>
          <w:bCs w:val="0"/>
        </w:rPr>
        <w:commentReference w:id="121"/>
      </w:r>
      <w:commentRangeEnd w:id="122"/>
      <w:r w:rsidR="009C4413">
        <w:rPr>
          <w:rStyle w:val="CommentReference"/>
          <w:b w:val="0"/>
          <w:bCs w:val="0"/>
        </w:rPr>
        <w:commentReference w:id="122"/>
      </w:r>
    </w:p>
    <w:p w14:paraId="24C6ADFA" w14:textId="0F901468" w:rsidR="006A4309" w:rsidRDefault="006A4309" w:rsidP="00511D03">
      <w:pPr>
        <w:pStyle w:val="H1BW"/>
      </w:pPr>
      <w:bookmarkStart w:id="124" w:name="_Toc354149234"/>
      <w:bookmarkStart w:id="125" w:name="_Toc354149269"/>
      <w:bookmarkStart w:id="126" w:name="_Toc436234926"/>
      <w:bookmarkStart w:id="127" w:name="_Toc510709037"/>
      <w:bookmarkStart w:id="128" w:name="Step3_Configure_Generate_CMake"/>
      <w:bookmarkStart w:id="129" w:name="_Toc512509554"/>
      <w:r>
        <w:t xml:space="preserve">Step 3 </w:t>
      </w:r>
      <w:r w:rsidR="007F17E0">
        <w:t>-</w:t>
      </w:r>
      <w:r>
        <w:t xml:space="preserve"> </w:t>
      </w:r>
      <w:bookmarkEnd w:id="124"/>
      <w:bookmarkEnd w:id="125"/>
      <w:bookmarkEnd w:id="126"/>
      <w:r w:rsidR="00130309">
        <w:t>Configur</w:t>
      </w:r>
      <w:r w:rsidR="00A675E2">
        <w:t>ing</w:t>
      </w:r>
      <w:r w:rsidR="00130309">
        <w:t xml:space="preserve"> and Generat</w:t>
      </w:r>
      <w:r w:rsidR="00A675E2">
        <w:t>ing</w:t>
      </w:r>
      <w:r w:rsidR="00130309">
        <w:t xml:space="preserve"> CMake</w:t>
      </w:r>
      <w:bookmarkEnd w:id="127"/>
      <w:bookmarkEnd w:id="129"/>
    </w:p>
    <w:p w14:paraId="2E81E9F8" w14:textId="7ABCB244" w:rsidR="00EE324D" w:rsidRDefault="00EE324D" w:rsidP="00777808">
      <w:pPr>
        <w:pStyle w:val="BodyBW"/>
      </w:pPr>
      <w:r>
        <w:t>The steps to configure and generate CMake are as follows:</w:t>
      </w:r>
    </w:p>
    <w:bookmarkEnd w:id="128"/>
    <w:p w14:paraId="166918F3" w14:textId="493A4F70" w:rsidR="00060E13" w:rsidRDefault="00130309" w:rsidP="00060E13">
      <w:pPr>
        <w:pStyle w:val="NumberedList1BW"/>
        <w:rPr>
          <w:ins w:id="130" w:author="Ravikiran" w:date="2018-04-17T18:12:00Z"/>
        </w:rPr>
      </w:pPr>
      <w:commentRangeStart w:id="131"/>
      <w:commentRangeStart w:id="132"/>
      <w:r w:rsidRPr="00685C99">
        <w:t xml:space="preserve">Click </w:t>
      </w:r>
      <w:r w:rsidRPr="00685C99">
        <w:rPr>
          <w:b/>
        </w:rPr>
        <w:t>Configure</w:t>
      </w:r>
      <w:r w:rsidRPr="00685C99">
        <w:t xml:space="preserve"> after selecting the </w:t>
      </w:r>
      <w:r w:rsidR="00B167D5">
        <w:t>V</w:t>
      </w:r>
      <w:r w:rsidRPr="00685C99">
        <w:t xml:space="preserve">isual </w:t>
      </w:r>
      <w:r w:rsidR="00B167D5">
        <w:t>S</w:t>
      </w:r>
      <w:r w:rsidRPr="00685C99">
        <w:t>tudio.</w:t>
      </w:r>
    </w:p>
    <w:p w14:paraId="5D064A5C" w14:textId="635F63A6" w:rsidR="00060E13" w:rsidRPr="00685C99" w:rsidRDefault="00895EA3">
      <w:pPr>
        <w:pStyle w:val="FigureCentered"/>
        <w:pPrChange w:id="133" w:author="Ravikiran" w:date="2018-04-17T18:12:00Z">
          <w:pPr>
            <w:pStyle w:val="NumberedList1BW"/>
          </w:pPr>
        </w:pPrChange>
      </w:pPr>
      <w:ins w:id="134" w:author="Ravikiran" w:date="2018-04-17T18:13:00Z">
        <w:r>
          <w:rPr>
            <w:noProof/>
          </w:rPr>
          <w:lastRenderedPageBreak/>
          <w:drawing>
            <wp:inline distT="0" distB="0" distL="0" distR="0" wp14:anchorId="5D7EC526" wp14:editId="322CCC69">
              <wp:extent cx="4312285" cy="3200400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cmake_red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2285" cy="3200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661CF1" w14:textId="4B4FC1D0" w:rsidR="00020928" w:rsidRDefault="00130309" w:rsidP="00777808">
      <w:pPr>
        <w:pStyle w:val="NumberedList1BW"/>
        <w:rPr>
          <w:ins w:id="135" w:author="Ravikiran" w:date="2018-04-17T18:13:00Z"/>
        </w:rPr>
      </w:pPr>
      <w:r w:rsidRPr="00685C99">
        <w:t xml:space="preserve">Click </w:t>
      </w:r>
      <w:r w:rsidRPr="00685C99">
        <w:rPr>
          <w:b/>
        </w:rPr>
        <w:t>Configure</w:t>
      </w:r>
      <w:r w:rsidRPr="00685C99">
        <w:t xml:space="preserve"> till all red flag goes off.</w:t>
      </w:r>
    </w:p>
    <w:p w14:paraId="4DCB1E5B" w14:textId="2C25FE92" w:rsidR="00060E13" w:rsidRDefault="00060E13">
      <w:pPr>
        <w:pStyle w:val="FigureCentered"/>
        <w:pPrChange w:id="136" w:author="Ravikiran" w:date="2018-04-17T18:13:00Z">
          <w:pPr>
            <w:pStyle w:val="NumberedList1BW"/>
          </w:pPr>
        </w:pPrChange>
      </w:pPr>
      <w:ins w:id="137" w:author="Ravikiran" w:date="2018-04-17T18:13:00Z">
        <w:r>
          <w:rPr>
            <w:noProof/>
          </w:rPr>
          <w:drawing>
            <wp:inline distT="0" distB="0" distL="0" distR="0" wp14:anchorId="48A3FFD4" wp14:editId="569A4B38">
              <wp:extent cx="4178935" cy="3885565"/>
              <wp:effectExtent l="0" t="0" r="0" b="63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make_configure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8935" cy="3885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4E7200" w14:textId="77777777" w:rsidR="00621ECF" w:rsidRDefault="00130309" w:rsidP="00777808">
      <w:pPr>
        <w:pStyle w:val="NumberedList1BW"/>
        <w:rPr>
          <w:ins w:id="138" w:author="Ravikiran" w:date="2018-04-17T18:14:00Z"/>
        </w:rPr>
      </w:pPr>
      <w:r w:rsidRPr="00685C99">
        <w:t xml:space="preserve">Click </w:t>
      </w:r>
      <w:r w:rsidRPr="00685C99">
        <w:rPr>
          <w:b/>
        </w:rPr>
        <w:t>Generate</w:t>
      </w:r>
      <w:r w:rsidRPr="00685C99">
        <w:t xml:space="preserve"> to create Visual Studio solution file in the OpenCV build directory.</w:t>
      </w:r>
      <w:commentRangeEnd w:id="131"/>
      <w:r w:rsidR="00B167D5">
        <w:rPr>
          <w:rStyle w:val="CommentReference"/>
        </w:rPr>
        <w:commentReference w:id="131"/>
      </w:r>
      <w:commentRangeEnd w:id="132"/>
    </w:p>
    <w:p w14:paraId="647468AF" w14:textId="1F4C2276" w:rsidR="006A4309" w:rsidRPr="00685C99" w:rsidRDefault="00621ECF">
      <w:pPr>
        <w:pStyle w:val="FigureCentered"/>
        <w:pPrChange w:id="139" w:author="Ravikiran" w:date="2018-04-17T18:14:00Z">
          <w:pPr>
            <w:pStyle w:val="NumberedList1BW"/>
          </w:pPr>
        </w:pPrChange>
      </w:pPr>
      <w:ins w:id="140" w:author="Ravikiran" w:date="2018-04-17T18:15:00Z">
        <w:r>
          <w:rPr>
            <w:noProof/>
            <w:sz w:val="16"/>
            <w:szCs w:val="16"/>
          </w:rPr>
          <w:lastRenderedPageBreak/>
          <w:drawing>
            <wp:inline distT="0" distB="0" distL="0" distR="0" wp14:anchorId="6E17CF21" wp14:editId="0774507F">
              <wp:extent cx="4464685" cy="3695700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cmake_generate.pn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64685" cy="3695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640A51">
        <w:rPr>
          <w:rStyle w:val="CommentReference"/>
        </w:rPr>
        <w:commentReference w:id="132"/>
      </w:r>
    </w:p>
    <w:p w14:paraId="60E0DFFB" w14:textId="5EDDC47B" w:rsidR="006A4309" w:rsidRDefault="006A4309" w:rsidP="00511D03">
      <w:pPr>
        <w:pStyle w:val="H1BW"/>
      </w:pPr>
      <w:bookmarkStart w:id="141" w:name="_Toc354149235"/>
      <w:bookmarkStart w:id="142" w:name="_Toc354149270"/>
      <w:bookmarkStart w:id="143" w:name="_Toc436234927"/>
      <w:bookmarkStart w:id="144" w:name="_Toc510709038"/>
      <w:bookmarkStart w:id="145" w:name="Step4_Videoio_Replace"/>
      <w:bookmarkStart w:id="146" w:name="_Toc512509555"/>
      <w:r>
        <w:t xml:space="preserve">Step 4 </w:t>
      </w:r>
      <w:r w:rsidR="00196FE9">
        <w:t>-</w:t>
      </w:r>
      <w:r>
        <w:t xml:space="preserve"> </w:t>
      </w:r>
      <w:bookmarkEnd w:id="141"/>
      <w:bookmarkEnd w:id="142"/>
      <w:bookmarkEnd w:id="143"/>
      <w:r w:rsidR="00196FE9">
        <w:t xml:space="preserve">Replacing </w:t>
      </w:r>
      <w:r w:rsidR="00130309">
        <w:t>Videoio File</w:t>
      </w:r>
      <w:bookmarkEnd w:id="144"/>
      <w:bookmarkEnd w:id="146"/>
    </w:p>
    <w:bookmarkEnd w:id="145"/>
    <w:p w14:paraId="21503692" w14:textId="6B1D6267" w:rsidR="00CF2868" w:rsidRPr="00CF2868" w:rsidRDefault="00130309" w:rsidP="00777808">
      <w:pPr>
        <w:pStyle w:val="BodyBW"/>
      </w:pPr>
      <w:commentRangeStart w:id="147"/>
      <w:commentRangeStart w:id="148"/>
      <w:r w:rsidRPr="00685C99">
        <w:t xml:space="preserve">Replace the </w:t>
      </w:r>
      <w:r w:rsidRPr="00777808">
        <w:rPr>
          <w:b/>
        </w:rPr>
        <w:t>videoio</w:t>
      </w:r>
      <w:r w:rsidRPr="00685C99">
        <w:t xml:space="preserve"> folder with the </w:t>
      </w:r>
      <w:r w:rsidR="008E08C2">
        <w:t>folder</w:t>
      </w:r>
      <w:r w:rsidRPr="00685C99">
        <w:t xml:space="preserve"> downloaded from the e-con blog </w:t>
      </w:r>
      <w:commentRangeStart w:id="149"/>
      <w:commentRangeStart w:id="150"/>
      <w:r w:rsidRPr="00685C99">
        <w:t>()</w:t>
      </w:r>
      <w:commentRangeEnd w:id="149"/>
      <w:r w:rsidR="00A515DE">
        <w:rPr>
          <w:rStyle w:val="CommentReference"/>
        </w:rPr>
        <w:commentReference w:id="149"/>
      </w:r>
      <w:commentRangeEnd w:id="150"/>
      <w:r w:rsidR="00731FBD">
        <w:rPr>
          <w:rStyle w:val="CommentReference"/>
        </w:rPr>
        <w:commentReference w:id="150"/>
      </w:r>
      <w:r w:rsidR="00691F74">
        <w:t xml:space="preserve"> in </w:t>
      </w:r>
      <w:r w:rsidR="00FC74AC" w:rsidRPr="00777808">
        <w:rPr>
          <w:b/>
        </w:rPr>
        <w:t>OpenCV_v3.3.1</w:t>
      </w:r>
      <w:r w:rsidR="00CF2868" w:rsidRPr="00777808">
        <w:rPr>
          <w:b/>
        </w:rPr>
        <w:t>/Sources/modules/</w:t>
      </w:r>
      <w:r w:rsidR="00691F74">
        <w:t xml:space="preserve"> location</w:t>
      </w:r>
      <w:commentRangeEnd w:id="147"/>
      <w:r w:rsidR="00184AE4">
        <w:rPr>
          <w:rStyle w:val="CommentReference"/>
        </w:rPr>
        <w:commentReference w:id="147"/>
      </w:r>
      <w:commentRangeEnd w:id="148"/>
      <w:r w:rsidR="00CB501B">
        <w:rPr>
          <w:rStyle w:val="CommentReference"/>
        </w:rPr>
        <w:commentReference w:id="148"/>
      </w:r>
      <w:r w:rsidR="00691F74">
        <w:t>.</w:t>
      </w:r>
    </w:p>
    <w:p w14:paraId="441403C8" w14:textId="33DC082F" w:rsidR="00B272E0" w:rsidRDefault="006A4309" w:rsidP="008F2CB4">
      <w:pPr>
        <w:pStyle w:val="H1BW"/>
      </w:pPr>
      <w:bookmarkStart w:id="151" w:name="_Toc354149236"/>
      <w:bookmarkStart w:id="152" w:name="_Toc354149271"/>
      <w:bookmarkStart w:id="153" w:name="_Toc436234928"/>
      <w:bookmarkStart w:id="154" w:name="_Toc510709039"/>
      <w:bookmarkStart w:id="155" w:name="Step5_Build_OpenCV"/>
      <w:bookmarkStart w:id="156" w:name="_Toc512509556"/>
      <w:r>
        <w:t xml:space="preserve">Step 5 </w:t>
      </w:r>
      <w:r w:rsidR="006E1905">
        <w:t>-</w:t>
      </w:r>
      <w:r>
        <w:t xml:space="preserve"> </w:t>
      </w:r>
      <w:bookmarkEnd w:id="151"/>
      <w:bookmarkEnd w:id="152"/>
      <w:bookmarkEnd w:id="153"/>
      <w:r w:rsidR="00CF2868">
        <w:t>Build</w:t>
      </w:r>
      <w:r w:rsidR="00693EC0">
        <w:t>ing</w:t>
      </w:r>
      <w:r w:rsidR="00CF2868">
        <w:t xml:space="preserve"> OpenCV in Visual Studio</w:t>
      </w:r>
      <w:bookmarkEnd w:id="154"/>
      <w:bookmarkEnd w:id="156"/>
    </w:p>
    <w:p w14:paraId="251A0A08" w14:textId="5ECD8197" w:rsidR="000F5274" w:rsidRDefault="000F5274" w:rsidP="00777808">
      <w:pPr>
        <w:pStyle w:val="BodyBW"/>
      </w:pPr>
      <w:r>
        <w:t>The steps to build OpenCV in Visual Studio are as follows:</w:t>
      </w:r>
    </w:p>
    <w:bookmarkEnd w:id="155"/>
    <w:p w14:paraId="0C5BA8C9" w14:textId="5C6B0517" w:rsidR="006A4309" w:rsidRDefault="00CF2868" w:rsidP="00777808">
      <w:pPr>
        <w:pStyle w:val="NumberedList1BW"/>
        <w:numPr>
          <w:ilvl w:val="0"/>
          <w:numId w:val="39"/>
        </w:numPr>
      </w:pPr>
      <w:commentRangeStart w:id="157"/>
      <w:commentRangeStart w:id="158"/>
      <w:r>
        <w:t xml:space="preserve">Run the </w:t>
      </w:r>
      <w:r w:rsidRPr="006A5E79">
        <w:rPr>
          <w:b/>
        </w:rPr>
        <w:t>OpenCV.sln</w:t>
      </w:r>
      <w:r>
        <w:t xml:space="preserve"> found in the build directory of OpenCV using Visual Studio.</w:t>
      </w:r>
    </w:p>
    <w:p w14:paraId="10AF3A1F" w14:textId="66E4C8E8" w:rsidR="00CF2868" w:rsidRDefault="00CF2868" w:rsidP="00777808">
      <w:pPr>
        <w:pStyle w:val="NumberedList1BW"/>
      </w:pPr>
      <w:r>
        <w:t xml:space="preserve">Add </w:t>
      </w:r>
      <w:r w:rsidRPr="00AC50B7">
        <w:rPr>
          <w:b/>
          <w:rPrChange w:id="159" w:author="Ambika KSM" w:date="2018-04-26T12:22:00Z">
            <w:rPr/>
          </w:rPrChange>
        </w:rPr>
        <w:t>setupapi.lib</w:t>
      </w:r>
      <w:r>
        <w:t xml:space="preserve"> in modules/opencv_videoio properties </w:t>
      </w:r>
      <w:r w:rsidRPr="00777808">
        <w:t>tab</w:t>
      </w:r>
      <w:r>
        <w:t xml:space="preserve"> under Linker &gt; Input&gt; Additional Dependencies</w:t>
      </w:r>
      <w:r w:rsidR="00425336">
        <w:t>.</w:t>
      </w:r>
    </w:p>
    <w:p w14:paraId="0A801B55" w14:textId="58F1E732" w:rsidR="006A4309" w:rsidRDefault="00CF2868" w:rsidP="00777808">
      <w:pPr>
        <w:pStyle w:val="NumberedList1BW"/>
      </w:pPr>
      <w:r>
        <w:t xml:space="preserve">Build </w:t>
      </w:r>
      <w:r w:rsidRPr="00CF2868">
        <w:rPr>
          <w:b/>
        </w:rPr>
        <w:t>CMakeTargets/All Build</w:t>
      </w:r>
      <w:r>
        <w:rPr>
          <w:b/>
        </w:rPr>
        <w:t xml:space="preserve"> </w:t>
      </w:r>
      <w:r>
        <w:t xml:space="preserve">and </w:t>
      </w:r>
      <w:r>
        <w:rPr>
          <w:b/>
        </w:rPr>
        <w:t xml:space="preserve">CMakeTargets/Install </w:t>
      </w:r>
      <w:r>
        <w:t>separately in both the Debug/Release Configuration of the Visual Studio.</w:t>
      </w:r>
      <w:commentRangeEnd w:id="157"/>
      <w:r w:rsidR="002130A1">
        <w:rPr>
          <w:rStyle w:val="CommentReference"/>
        </w:rPr>
        <w:commentReference w:id="157"/>
      </w:r>
      <w:commentRangeEnd w:id="158"/>
      <w:r w:rsidR="00185A83">
        <w:rPr>
          <w:rStyle w:val="CommentReference"/>
        </w:rPr>
        <w:commentReference w:id="158"/>
      </w:r>
    </w:p>
    <w:p w14:paraId="6FA53AB5" w14:textId="11D409AE" w:rsidR="006A4309" w:rsidRDefault="009A1FFC" w:rsidP="00511D03">
      <w:pPr>
        <w:pStyle w:val="ChapterTitleBW1"/>
      </w:pPr>
      <w:bookmarkStart w:id="160" w:name="_Toc512509557"/>
      <w:r>
        <w:lastRenderedPageBreak/>
        <w:t>Building Sample Code</w:t>
      </w:r>
      <w:bookmarkEnd w:id="160"/>
    </w:p>
    <w:p w14:paraId="35515D1D" w14:textId="0B220ABC" w:rsidR="009A1FFC" w:rsidRDefault="002F795B">
      <w:pPr>
        <w:pStyle w:val="BodyBW"/>
      </w:pPr>
      <w:bookmarkStart w:id="161" w:name="_Toc510709040"/>
      <w:r>
        <w:t xml:space="preserve">This section </w:t>
      </w:r>
      <w:r w:rsidR="001D6A36">
        <w:t xml:space="preserve">describes about how to build </w:t>
      </w:r>
      <w:r w:rsidR="00004EA3">
        <w:t>the sample code.</w:t>
      </w:r>
      <w:bookmarkEnd w:id="161"/>
    </w:p>
    <w:p w14:paraId="2B1019D0" w14:textId="482A1D04" w:rsidR="009A1FFC" w:rsidRDefault="00CE18CD" w:rsidP="00777808">
      <w:pPr>
        <w:pStyle w:val="BodyBW"/>
      </w:pPr>
      <w:bookmarkStart w:id="162" w:name="_Toc510709041"/>
      <w:r>
        <w:t xml:space="preserve">The steps to </w:t>
      </w:r>
      <w:r w:rsidR="001A6E11">
        <w:t>build the sample code</w:t>
      </w:r>
      <w:r>
        <w:t xml:space="preserve"> are as follows:</w:t>
      </w:r>
      <w:bookmarkEnd w:id="162"/>
    </w:p>
    <w:p w14:paraId="23D7CDFD" w14:textId="0C2FF691" w:rsidR="007E502C" w:rsidRDefault="00685C99" w:rsidP="00777808">
      <w:pPr>
        <w:pStyle w:val="NumberedList1BW"/>
        <w:numPr>
          <w:ilvl w:val="0"/>
          <w:numId w:val="40"/>
        </w:numPr>
      </w:pPr>
      <w:commentRangeStart w:id="163"/>
      <w:commentRangeStart w:id="164"/>
      <w:r>
        <w:t xml:space="preserve">Create a new console application in Visual Studio. Add the </w:t>
      </w:r>
      <w:r w:rsidRPr="00777808">
        <w:rPr>
          <w:b/>
        </w:rPr>
        <w:t>*.cpp</w:t>
      </w:r>
      <w:r>
        <w:t xml:space="preserve"> file of the application to be built from the blog ()</w:t>
      </w:r>
      <w:r w:rsidR="00E61385">
        <w:t>.</w:t>
      </w:r>
    </w:p>
    <w:p w14:paraId="71A52FDE" w14:textId="4C9DDB06" w:rsidR="00DD5004" w:rsidRDefault="00C455BF" w:rsidP="00777808">
      <w:pPr>
        <w:pStyle w:val="NumberedList1BW"/>
      </w:pPr>
      <w:r>
        <w:t xml:space="preserve">Link the OpenCV header under </w:t>
      </w:r>
      <w:r w:rsidRPr="00777808">
        <w:rPr>
          <w:b/>
        </w:rPr>
        <w:t>C/C++ &gt; General &gt; Additional Include Directories files</w:t>
      </w:r>
      <w:r>
        <w:t xml:space="preserve"> from</w:t>
      </w:r>
      <w:r w:rsidR="003546E5">
        <w:t xml:space="preserve"> </w:t>
      </w:r>
      <w:r w:rsidR="00DD5004">
        <w:t>the following:</w:t>
      </w:r>
    </w:p>
    <w:p w14:paraId="35D108CE" w14:textId="6EEF72C5" w:rsidR="00C455BF" w:rsidRDefault="00C455BF" w:rsidP="00777808">
      <w:pPr>
        <w:pStyle w:val="BulletedList1BW"/>
      </w:pPr>
      <w:r>
        <w:t>OpenCV</w:t>
      </w:r>
      <w:r w:rsidR="00FC74AC">
        <w:t>_</w:t>
      </w:r>
      <w:r>
        <w:t>v</w:t>
      </w:r>
      <w:r w:rsidR="00FC74AC">
        <w:t>3.3.1</w:t>
      </w:r>
      <w:r>
        <w:t>/build/install/include</w:t>
      </w:r>
    </w:p>
    <w:p w14:paraId="7E5D6279" w14:textId="3E4F0CDF" w:rsidR="00C455BF" w:rsidRDefault="00C455BF" w:rsidP="00777808">
      <w:pPr>
        <w:pStyle w:val="BulletedList1BW"/>
      </w:pPr>
      <w:r>
        <w:t>OpenCV</w:t>
      </w:r>
      <w:r w:rsidR="00FC74AC">
        <w:t>_v3.3.1</w:t>
      </w:r>
      <w:r>
        <w:t>/build/install/include/opencv</w:t>
      </w:r>
    </w:p>
    <w:p w14:paraId="0E491938" w14:textId="1C402408" w:rsidR="00C455BF" w:rsidRDefault="00C455BF" w:rsidP="00777808">
      <w:pPr>
        <w:pStyle w:val="BulletedList1BW"/>
        <w:rPr>
          <w:ins w:id="165" w:author="Ravikiran" w:date="2018-04-17T18:42:00Z"/>
        </w:rPr>
      </w:pPr>
      <w:r>
        <w:t>OpenCV</w:t>
      </w:r>
      <w:r w:rsidR="00FC74AC">
        <w:t>_v3.3.1</w:t>
      </w:r>
      <w:r>
        <w:t>/build/install/include/opencv2</w:t>
      </w:r>
    </w:p>
    <w:p w14:paraId="63B3108F" w14:textId="15E1F823" w:rsidR="00DB33ED" w:rsidRDefault="00DB33ED">
      <w:pPr>
        <w:pStyle w:val="FigureCentered"/>
        <w:pPrChange w:id="166" w:author="Ravikiran" w:date="2018-04-17T18:42:00Z">
          <w:pPr>
            <w:pStyle w:val="BulletedList1BW"/>
          </w:pPr>
        </w:pPrChange>
      </w:pPr>
      <w:ins w:id="167" w:author="Ravikiran" w:date="2018-04-17T18:42:00Z">
        <w:r>
          <w:rPr>
            <w:noProof/>
          </w:rPr>
          <w:drawing>
            <wp:inline distT="0" distB="0" distL="0" distR="0" wp14:anchorId="18F918BB" wp14:editId="3BD39E63">
              <wp:extent cx="4860000" cy="3432229"/>
              <wp:effectExtent l="19050" t="19050" r="17145" b="1587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general_input.png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0000" cy="3432229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7739BABA" w14:textId="5BC8E90E" w:rsidR="00C455BF" w:rsidRDefault="00C455BF" w:rsidP="00777808">
      <w:pPr>
        <w:pStyle w:val="NumberedList1BW"/>
        <w:rPr>
          <w:ins w:id="168" w:author="Ravikiran" w:date="2018-04-17T18:49:00Z"/>
        </w:rPr>
      </w:pPr>
      <w:r>
        <w:t xml:space="preserve">Link the library files of OpenCV from the </w:t>
      </w:r>
      <w:r w:rsidRPr="00777808">
        <w:rPr>
          <w:b/>
        </w:rPr>
        <w:t>OpenCV</w:t>
      </w:r>
      <w:r w:rsidR="00577A60" w:rsidRPr="00777808">
        <w:rPr>
          <w:b/>
        </w:rPr>
        <w:t>_v3.3.1</w:t>
      </w:r>
      <w:r w:rsidRPr="00777808">
        <w:rPr>
          <w:b/>
        </w:rPr>
        <w:t>/build/lib/Release</w:t>
      </w:r>
      <w:r>
        <w:t xml:space="preserve"> for </w:t>
      </w:r>
      <w:r w:rsidR="00385D3F">
        <w:t>c</w:t>
      </w:r>
      <w:r>
        <w:t xml:space="preserve">onfiguration </w:t>
      </w:r>
      <w:r w:rsidR="00385D3F">
        <w:t>t</w:t>
      </w:r>
      <w:r>
        <w:t xml:space="preserve">ype </w:t>
      </w:r>
      <w:r w:rsidR="00385D3F">
        <w:t>r</w:t>
      </w:r>
      <w:r>
        <w:t xml:space="preserve">elease under </w:t>
      </w:r>
      <w:r>
        <w:rPr>
          <w:b/>
        </w:rPr>
        <w:t>Linker &gt; General &gt; Additional Library Directories</w:t>
      </w:r>
      <w:r w:rsidRPr="00777808">
        <w:t>.</w:t>
      </w:r>
    </w:p>
    <w:p w14:paraId="45A19A66" w14:textId="5D960769" w:rsidR="00D7588A" w:rsidRPr="00C455BF" w:rsidRDefault="00D7588A">
      <w:pPr>
        <w:pStyle w:val="FigureCentered"/>
        <w:pPrChange w:id="169" w:author="Ravikiran" w:date="2018-04-17T18:49:00Z">
          <w:pPr>
            <w:pStyle w:val="NumberedList1BW"/>
          </w:pPr>
        </w:pPrChange>
      </w:pPr>
      <w:ins w:id="170" w:author="Ravikiran" w:date="2018-04-17T18:49:00Z">
        <w:r>
          <w:rPr>
            <w:noProof/>
          </w:rPr>
          <w:lastRenderedPageBreak/>
          <w:drawing>
            <wp:inline distT="0" distB="0" distL="0" distR="0" wp14:anchorId="5FA7221B" wp14:editId="454ED641">
              <wp:extent cx="4860000" cy="3492720"/>
              <wp:effectExtent l="19050" t="19050" r="17145" b="1270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linker_general.png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0000" cy="349272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30E759D7" w14:textId="6524DEA7" w:rsidR="00C455BF" w:rsidRDefault="00C455BF" w:rsidP="00777808">
      <w:pPr>
        <w:pStyle w:val="NumberedList1BW"/>
        <w:rPr>
          <w:ins w:id="171" w:author="Ravikiran" w:date="2018-04-17T18:54:00Z"/>
        </w:rPr>
      </w:pPr>
      <w:r>
        <w:t xml:space="preserve">List all the library names linked to the project under </w:t>
      </w:r>
      <w:r>
        <w:rPr>
          <w:b/>
        </w:rPr>
        <w:t xml:space="preserve">Linker &gt; Input &gt; Additional Dependencies </w:t>
      </w:r>
      <w:r>
        <w:t>in the Visual Studio Project Property page.</w:t>
      </w:r>
    </w:p>
    <w:p w14:paraId="527E8CF3" w14:textId="315EFC9B" w:rsidR="006E333B" w:rsidRDefault="006E333B">
      <w:pPr>
        <w:pStyle w:val="FigureCentered"/>
        <w:pPrChange w:id="172" w:author="Ravikiran" w:date="2018-04-17T18:55:00Z">
          <w:pPr>
            <w:pStyle w:val="NumberedList1BW"/>
          </w:pPr>
        </w:pPrChange>
      </w:pPr>
      <w:ins w:id="173" w:author="Ravikiran" w:date="2018-04-17T18:55:00Z">
        <w:r>
          <w:rPr>
            <w:noProof/>
          </w:rPr>
          <w:drawing>
            <wp:inline distT="0" distB="0" distL="0" distR="0" wp14:anchorId="240D85C6" wp14:editId="45DF491B">
              <wp:extent cx="4860000" cy="3447428"/>
              <wp:effectExtent l="0" t="0" r="0" b="63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linker_input.png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60000" cy="34474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881BF" w14:textId="0980CA08" w:rsidR="003542CA" w:rsidRDefault="003542CA" w:rsidP="00777808">
      <w:pPr>
        <w:pStyle w:val="NumberedList1BW"/>
      </w:pPr>
      <w:commentRangeStart w:id="174"/>
      <w:r>
        <w:t xml:space="preserve">Add runtime libraries in the sample application </w:t>
      </w:r>
      <w:r w:rsidRPr="00EE7A85">
        <w:rPr>
          <w:b/>
          <w:rPrChange w:id="175" w:author="Ambika KSM" w:date="2018-04-26T12:36:00Z">
            <w:rPr/>
          </w:rPrChange>
        </w:rPr>
        <w:t>root</w:t>
      </w:r>
      <w:r>
        <w:t xml:space="preserve"> folder from the </w:t>
      </w:r>
      <w:r w:rsidR="00577A60">
        <w:rPr>
          <w:b/>
        </w:rPr>
        <w:t>OpenCV_v3.3.1</w:t>
      </w:r>
      <w:r w:rsidRPr="003542CA">
        <w:rPr>
          <w:b/>
        </w:rPr>
        <w:t>/build/bin/Debug</w:t>
      </w:r>
      <w:r>
        <w:t xml:space="preserve"> or </w:t>
      </w:r>
      <w:r w:rsidRPr="003542CA">
        <w:rPr>
          <w:b/>
        </w:rPr>
        <w:t>OpenCV</w:t>
      </w:r>
      <w:r w:rsidR="00F70A74">
        <w:rPr>
          <w:b/>
        </w:rPr>
        <w:t>_v3.3.1/</w:t>
      </w:r>
      <w:r w:rsidRPr="003542CA">
        <w:rPr>
          <w:b/>
        </w:rPr>
        <w:t>build/bin/Release</w:t>
      </w:r>
      <w:r>
        <w:t xml:space="preserve"> based on the configuration of the sample application.</w:t>
      </w:r>
      <w:r w:rsidR="00F561B6">
        <w:t xml:space="preserve"> The runtime libraries</w:t>
      </w:r>
      <w:ins w:id="176" w:author="Ambika KSM" w:date="2018-04-26T12:25:00Z">
        <w:r w:rsidR="006443B7">
          <w:t xml:space="preserve"> for </w:t>
        </w:r>
        <w:r w:rsidR="006443B7" w:rsidRPr="00B5355D">
          <w:rPr>
            <w:b/>
            <w:rPrChange w:id="177" w:author="Ambika KSM" w:date="2018-04-26T12:27:00Z">
              <w:rPr/>
            </w:rPrChange>
          </w:rPr>
          <w:t xml:space="preserve">release </w:t>
        </w:r>
        <w:proofErr w:type="gramStart"/>
        <w:r w:rsidR="006443B7" w:rsidRPr="00B5355D">
          <w:rPr>
            <w:b/>
            <w:rPrChange w:id="178" w:author="Ambika KSM" w:date="2018-04-26T12:27:00Z">
              <w:rPr/>
            </w:rPrChange>
          </w:rPr>
          <w:t>version</w:t>
        </w:r>
        <w:r w:rsidR="006443B7">
          <w:t xml:space="preserve"> </w:t>
        </w:r>
      </w:ins>
      <w:r w:rsidR="00F561B6">
        <w:t xml:space="preserve"> are</w:t>
      </w:r>
      <w:proofErr w:type="gramEnd"/>
      <w:r w:rsidR="00F561B6">
        <w:t>:</w:t>
      </w:r>
    </w:p>
    <w:p w14:paraId="34E3153B" w14:textId="67039523" w:rsidR="003542CA" w:rsidRDefault="003542CA" w:rsidP="00777808">
      <w:pPr>
        <w:pStyle w:val="BulletedList1BW"/>
      </w:pPr>
      <w:r>
        <w:lastRenderedPageBreak/>
        <w:t>opencv_core331.dll</w:t>
      </w:r>
    </w:p>
    <w:p w14:paraId="58086829" w14:textId="7B822B12" w:rsidR="003542CA" w:rsidRDefault="003542CA" w:rsidP="00777808">
      <w:pPr>
        <w:pStyle w:val="BulletedList1BW"/>
      </w:pPr>
      <w:r>
        <w:t>opencv_highgui331.dll</w:t>
      </w:r>
    </w:p>
    <w:p w14:paraId="4BBB43BB" w14:textId="2D26D77E" w:rsidR="003542CA" w:rsidRDefault="003542CA" w:rsidP="00777808">
      <w:pPr>
        <w:pStyle w:val="BulletedList1BW"/>
      </w:pPr>
      <w:r>
        <w:t>opencv_imgcodecs331.dll</w:t>
      </w:r>
    </w:p>
    <w:p w14:paraId="4625CA06" w14:textId="5C4F8CB9" w:rsidR="003542CA" w:rsidRDefault="003542CA" w:rsidP="00777808">
      <w:pPr>
        <w:pStyle w:val="BulletedList1BW"/>
      </w:pPr>
      <w:r>
        <w:t>opencv_imgproc331.dll</w:t>
      </w:r>
    </w:p>
    <w:p w14:paraId="0A81B67C" w14:textId="77777777" w:rsidR="005053DF" w:rsidRDefault="003542CA" w:rsidP="00777808">
      <w:pPr>
        <w:pStyle w:val="BulletedList1BW"/>
        <w:rPr>
          <w:ins w:id="179" w:author="Ambika KSM" w:date="2018-04-26T12:36:00Z"/>
        </w:rPr>
      </w:pPr>
      <w:r>
        <w:t>opencv_videoio331.dll</w:t>
      </w:r>
      <w:commentRangeEnd w:id="163"/>
      <w:r w:rsidR="00FA3A28">
        <w:rPr>
          <w:rStyle w:val="CommentReference"/>
        </w:rPr>
        <w:commentReference w:id="163"/>
      </w:r>
      <w:commentRangeEnd w:id="164"/>
      <w:commentRangeEnd w:id="174"/>
    </w:p>
    <w:p w14:paraId="72D67B2F" w14:textId="60FA0AF5" w:rsidR="003542CA" w:rsidRDefault="005053DF" w:rsidP="00777808">
      <w:pPr>
        <w:pStyle w:val="BulletedList1BW"/>
      </w:pPr>
      <w:ins w:id="180" w:author="Ambika KSM" w:date="2018-04-26T12:36:00Z">
        <w:r>
          <w:t>eCAMFwSw.dll</w:t>
        </w:r>
      </w:ins>
      <w:r w:rsidR="007F62B2">
        <w:rPr>
          <w:rStyle w:val="CommentReference"/>
        </w:rPr>
        <w:commentReference w:id="164"/>
      </w:r>
      <w:r w:rsidR="00CF5B7C">
        <w:rPr>
          <w:rStyle w:val="CommentReference"/>
        </w:rPr>
        <w:commentReference w:id="174"/>
      </w:r>
    </w:p>
    <w:p w14:paraId="52D2DBBF" w14:textId="12351C3F" w:rsidR="007E502C" w:rsidRDefault="007E502C" w:rsidP="007E502C">
      <w:pPr>
        <w:pStyle w:val="FigureCaptionBW"/>
      </w:pPr>
    </w:p>
    <w:p w14:paraId="1A89565D" w14:textId="5548A203" w:rsidR="009A1FFC" w:rsidRDefault="006443B7" w:rsidP="006443B7">
      <w:pPr>
        <w:pStyle w:val="BodyBW"/>
        <w:ind w:left="2160"/>
        <w:rPr>
          <w:ins w:id="181" w:author="Ambika KSM" w:date="2018-04-26T12:26:00Z"/>
        </w:rPr>
      </w:pPr>
      <w:ins w:id="182" w:author="Ambika KSM" w:date="2018-04-26T12:26:00Z">
        <w:r>
          <w:t xml:space="preserve">and the runtime libraries for </w:t>
        </w:r>
        <w:r w:rsidRPr="00BC1E00">
          <w:rPr>
            <w:b/>
            <w:rPrChange w:id="183" w:author="Ambika KSM" w:date="2018-04-26T12:27:00Z">
              <w:rPr/>
            </w:rPrChange>
          </w:rPr>
          <w:t>Debug version</w:t>
        </w:r>
        <w:r>
          <w:t xml:space="preserve"> are:</w:t>
        </w:r>
      </w:ins>
    </w:p>
    <w:p w14:paraId="1EFC4843" w14:textId="3E5A2529" w:rsidR="006443B7" w:rsidRDefault="006443B7" w:rsidP="006443B7">
      <w:pPr>
        <w:pStyle w:val="BulletedList1BW"/>
        <w:rPr>
          <w:ins w:id="184" w:author="Ambika KSM" w:date="2018-04-26T12:26:00Z"/>
        </w:rPr>
      </w:pPr>
      <w:ins w:id="185" w:author="Ambika KSM" w:date="2018-04-26T12:26:00Z">
        <w:r>
          <w:t>opencv_core331</w:t>
        </w:r>
      </w:ins>
      <w:ins w:id="186" w:author="Ambika KSM" w:date="2018-04-26T12:27:00Z">
        <w:r>
          <w:t>d</w:t>
        </w:r>
      </w:ins>
      <w:ins w:id="187" w:author="Ambika KSM" w:date="2018-04-26T12:26:00Z">
        <w:r>
          <w:t>.dll</w:t>
        </w:r>
      </w:ins>
    </w:p>
    <w:p w14:paraId="4F6CEAAF" w14:textId="17D0BFC8" w:rsidR="006443B7" w:rsidRDefault="006443B7" w:rsidP="006443B7">
      <w:pPr>
        <w:pStyle w:val="BulletedList1BW"/>
        <w:rPr>
          <w:ins w:id="188" w:author="Ambika KSM" w:date="2018-04-26T12:26:00Z"/>
        </w:rPr>
      </w:pPr>
      <w:ins w:id="189" w:author="Ambika KSM" w:date="2018-04-26T12:26:00Z">
        <w:r>
          <w:t>opencv_highgui331d.dll</w:t>
        </w:r>
      </w:ins>
    </w:p>
    <w:p w14:paraId="20742C32" w14:textId="47F186E4" w:rsidR="006443B7" w:rsidRDefault="006443B7" w:rsidP="006443B7">
      <w:pPr>
        <w:pStyle w:val="BulletedList1BW"/>
        <w:rPr>
          <w:ins w:id="190" w:author="Ambika KSM" w:date="2018-04-26T12:26:00Z"/>
        </w:rPr>
      </w:pPr>
      <w:ins w:id="191" w:author="Ambika KSM" w:date="2018-04-26T12:26:00Z">
        <w:r>
          <w:t>opencv_imgcodecs331d.dll</w:t>
        </w:r>
      </w:ins>
    </w:p>
    <w:p w14:paraId="23D02DDE" w14:textId="32321F8F" w:rsidR="006443B7" w:rsidRDefault="006443B7" w:rsidP="006443B7">
      <w:pPr>
        <w:pStyle w:val="BulletedList1BW"/>
        <w:rPr>
          <w:ins w:id="192" w:author="Ambika KSM" w:date="2018-04-26T12:26:00Z"/>
        </w:rPr>
      </w:pPr>
      <w:ins w:id="193" w:author="Ambika KSM" w:date="2018-04-26T12:26:00Z">
        <w:r>
          <w:t>opencv_imgproc331d.dll</w:t>
        </w:r>
      </w:ins>
    </w:p>
    <w:p w14:paraId="69456E8D" w14:textId="73834306" w:rsidR="006443B7" w:rsidRDefault="006443B7" w:rsidP="006443B7">
      <w:pPr>
        <w:pStyle w:val="BulletedList1BW"/>
        <w:rPr>
          <w:ins w:id="194" w:author="Ambika KSM" w:date="2018-04-26T12:36:00Z"/>
        </w:rPr>
      </w:pPr>
      <w:ins w:id="195" w:author="Ambika KSM" w:date="2018-04-26T12:26:00Z">
        <w:r>
          <w:t>opencv_videoio331d.dll</w:t>
        </w:r>
      </w:ins>
    </w:p>
    <w:p w14:paraId="0DAF3E36" w14:textId="0E3FEF55" w:rsidR="005053DF" w:rsidRDefault="005053DF" w:rsidP="006443B7">
      <w:pPr>
        <w:pStyle w:val="BulletedList1BW"/>
        <w:rPr>
          <w:ins w:id="196" w:author="Ambika KSM" w:date="2018-04-26T12:26:00Z"/>
        </w:rPr>
      </w:pPr>
      <w:ins w:id="197" w:author="Ambika KSM" w:date="2018-04-26T12:36:00Z">
        <w:r>
          <w:t>eCAMFwSw.dll</w:t>
        </w:r>
      </w:ins>
    </w:p>
    <w:p w14:paraId="1A03CDD6" w14:textId="446C32E1" w:rsidR="006443B7" w:rsidDel="006443B7" w:rsidRDefault="006443B7">
      <w:pPr>
        <w:pStyle w:val="BodyBW"/>
        <w:ind w:left="2160"/>
        <w:rPr>
          <w:del w:id="198" w:author="Ambika KSM" w:date="2018-04-26T12:27:00Z"/>
        </w:rPr>
        <w:pPrChange w:id="199" w:author="Ambika KSM" w:date="2018-04-26T12:26:00Z">
          <w:pPr>
            <w:pStyle w:val="BodyBW"/>
          </w:pPr>
        </w:pPrChange>
      </w:pPr>
    </w:p>
    <w:p w14:paraId="79F6C575" w14:textId="1FD4AE05" w:rsidR="009A1FFC" w:rsidRDefault="009A1FFC" w:rsidP="009A1FFC">
      <w:pPr>
        <w:pStyle w:val="BodyBW"/>
      </w:pPr>
    </w:p>
    <w:p w14:paraId="3D24C64A" w14:textId="7330E83A" w:rsidR="009A1FFC" w:rsidRDefault="009A1FFC" w:rsidP="009A1FFC">
      <w:pPr>
        <w:pStyle w:val="BodyBW"/>
      </w:pPr>
    </w:p>
    <w:p w14:paraId="2C5B4956" w14:textId="77777777" w:rsidR="00220600" w:rsidRDefault="00220600" w:rsidP="00220600">
      <w:pPr>
        <w:pStyle w:val="ChapterTitleBW1"/>
      </w:pPr>
      <w:bookmarkStart w:id="200" w:name="_Toc476319746"/>
      <w:bookmarkStart w:id="201" w:name="_Hlk510709255"/>
      <w:bookmarkStart w:id="202" w:name="_Toc512509558"/>
      <w:commentRangeStart w:id="203"/>
      <w:commentRangeStart w:id="204"/>
      <w:r>
        <w:lastRenderedPageBreak/>
        <w:t>Troubleshooting</w:t>
      </w:r>
      <w:bookmarkEnd w:id="200"/>
      <w:commentRangeEnd w:id="203"/>
      <w:r w:rsidR="00441C2C">
        <w:rPr>
          <w:rStyle w:val="CommentReference"/>
          <w:rFonts w:eastAsiaTheme="minorHAnsi" w:cstheme="minorBidi"/>
          <w:spacing w:val="0"/>
          <w:kern w:val="0"/>
        </w:rPr>
        <w:commentReference w:id="203"/>
      </w:r>
      <w:commentRangeEnd w:id="204"/>
      <w:r w:rsidR="003626B4">
        <w:rPr>
          <w:rStyle w:val="CommentReference"/>
          <w:rFonts w:eastAsiaTheme="minorHAnsi" w:cstheme="minorBidi"/>
          <w:spacing w:val="0"/>
          <w:kern w:val="0"/>
        </w:rPr>
        <w:commentReference w:id="204"/>
      </w:r>
      <w:bookmarkEnd w:id="202"/>
    </w:p>
    <w:p w14:paraId="45193113" w14:textId="77777777" w:rsidR="00220600" w:rsidRDefault="00220600" w:rsidP="00220600">
      <w:pPr>
        <w:pStyle w:val="BodyBW"/>
      </w:pPr>
      <w:r>
        <w:t>In this section, you can view the list of commonly occurring issues and their troubleshooting steps.</w:t>
      </w:r>
    </w:p>
    <w:p w14:paraId="727C6EA8" w14:textId="4177C33D" w:rsidR="00220600" w:rsidRDefault="00664A9B" w:rsidP="00220600">
      <w:pPr>
        <w:pStyle w:val="BodyBW"/>
        <w:rPr>
          <w:b/>
        </w:rPr>
      </w:pPr>
      <w:r>
        <w:rPr>
          <w:b/>
        </w:rPr>
        <w:t xml:space="preserve">Linker issues relating </w:t>
      </w:r>
      <w:r w:rsidR="00DD49C4">
        <w:rPr>
          <w:b/>
        </w:rPr>
        <w:t xml:space="preserve">to </w:t>
      </w:r>
      <w:proofErr w:type="spellStart"/>
      <w:r>
        <w:rPr>
          <w:b/>
        </w:rPr>
        <w:t>setup</w:t>
      </w:r>
      <w:r w:rsidR="00B01765">
        <w:rPr>
          <w:b/>
        </w:rPr>
        <w:t>di</w:t>
      </w:r>
      <w:proofErr w:type="spellEnd"/>
      <w:r w:rsidR="00B01765">
        <w:rPr>
          <w:b/>
        </w:rPr>
        <w:t>* while building.</w:t>
      </w:r>
    </w:p>
    <w:p w14:paraId="2AAE0B2F" w14:textId="083EF023" w:rsidR="00220600" w:rsidRDefault="00011F4C" w:rsidP="00220600">
      <w:pPr>
        <w:pStyle w:val="BodyBW"/>
      </w:pPr>
      <w:r>
        <w:t xml:space="preserve">Add </w:t>
      </w:r>
      <w:r w:rsidRPr="001B4C21">
        <w:rPr>
          <w:b/>
        </w:rPr>
        <w:t>setupapi.lib</w:t>
      </w:r>
      <w:r>
        <w:t xml:space="preserve"> in the modules/opencv_videoio properties tab under </w:t>
      </w:r>
      <w:r w:rsidRPr="00777808">
        <w:rPr>
          <w:b/>
        </w:rPr>
        <w:t xml:space="preserve">Linker&gt; </w:t>
      </w:r>
      <w:r w:rsidR="00E6236B" w:rsidRPr="00777808">
        <w:rPr>
          <w:b/>
        </w:rPr>
        <w:t>I</w:t>
      </w:r>
      <w:r w:rsidRPr="00777808">
        <w:rPr>
          <w:b/>
        </w:rPr>
        <w:t>nput &gt; Additional dependencies</w:t>
      </w:r>
      <w:r w:rsidR="0059228B" w:rsidRPr="00777808">
        <w:t>.</w:t>
      </w:r>
    </w:p>
    <w:p w14:paraId="71EFD021" w14:textId="6614D230" w:rsidR="00220600" w:rsidRPr="0074461D" w:rsidRDefault="00011F4C" w:rsidP="00220600">
      <w:pPr>
        <w:pStyle w:val="BodyBW"/>
        <w:rPr>
          <w:b/>
        </w:rPr>
      </w:pPr>
      <w:r>
        <w:rPr>
          <w:b/>
        </w:rPr>
        <w:t>There is no install folder present in the opencv&lt;version&gt;</w:t>
      </w:r>
      <w:r w:rsidR="00B01765">
        <w:rPr>
          <w:b/>
        </w:rPr>
        <w:t>/</w:t>
      </w:r>
      <w:r>
        <w:rPr>
          <w:b/>
        </w:rPr>
        <w:t>build</w:t>
      </w:r>
      <w:r w:rsidR="00B01765">
        <w:rPr>
          <w:b/>
        </w:rPr>
        <w:t>/</w:t>
      </w:r>
    </w:p>
    <w:p w14:paraId="4B6B0E9D" w14:textId="0B6F02C4" w:rsidR="00220600" w:rsidRPr="0074461D" w:rsidRDefault="00B01765" w:rsidP="00220600">
      <w:pPr>
        <w:pStyle w:val="BodyBW"/>
        <w:rPr>
          <w:b/>
        </w:rPr>
      </w:pPr>
      <w:r>
        <w:t>Build the CMakeTargets</w:t>
      </w:r>
      <w:r w:rsidR="001114E2">
        <w:t xml:space="preserve"> or </w:t>
      </w:r>
      <w:r w:rsidR="008D45CF" w:rsidRPr="00193995">
        <w:rPr>
          <w:b/>
          <w:rPrChange w:id="205" w:author="Ambika KSM" w:date="2018-04-26T12:25:00Z">
            <w:rPr/>
          </w:rPrChange>
        </w:rPr>
        <w:t>i</w:t>
      </w:r>
      <w:r w:rsidRPr="00193995">
        <w:rPr>
          <w:b/>
          <w:rPrChange w:id="206" w:author="Ambika KSM" w:date="2018-04-26T12:25:00Z">
            <w:rPr/>
          </w:rPrChange>
        </w:rPr>
        <w:t>nstall project</w:t>
      </w:r>
      <w:r>
        <w:t xml:space="preserve"> in both Debug</w:t>
      </w:r>
      <w:r w:rsidR="001114E2">
        <w:t xml:space="preserve"> and </w:t>
      </w:r>
      <w:r>
        <w:t xml:space="preserve">Release </w:t>
      </w:r>
      <w:r w:rsidR="001A0F25">
        <w:t>c</w:t>
      </w:r>
      <w:r>
        <w:t>onfigurations.</w:t>
      </w:r>
    </w:p>
    <w:p w14:paraId="14B79EED" w14:textId="77777777" w:rsidR="00220600" w:rsidRDefault="00220600" w:rsidP="00220600">
      <w:pPr>
        <w:pStyle w:val="ChapterTitleBW1"/>
      </w:pPr>
      <w:bookmarkStart w:id="207" w:name="_Toc465073908"/>
      <w:bookmarkStart w:id="208" w:name="Support"/>
      <w:bookmarkStart w:id="209" w:name="_Toc476324049"/>
      <w:bookmarkStart w:id="210" w:name="__RefHeading__485_491727921"/>
      <w:bookmarkStart w:id="211" w:name="_Toc512509559"/>
      <w:r>
        <w:lastRenderedPageBreak/>
        <w:t>Support</w:t>
      </w:r>
      <w:bookmarkEnd w:id="207"/>
      <w:bookmarkEnd w:id="208"/>
      <w:bookmarkEnd w:id="209"/>
      <w:bookmarkEnd w:id="211"/>
    </w:p>
    <w:bookmarkEnd w:id="210"/>
    <w:p w14:paraId="63589C4C" w14:textId="77777777" w:rsidR="00220600" w:rsidRPr="00DE2925" w:rsidRDefault="00220600" w:rsidP="00220600">
      <w:pPr>
        <w:pStyle w:val="BodyBW"/>
        <w:rPr>
          <w:b/>
        </w:rPr>
      </w:pPr>
      <w:r w:rsidRPr="00DE2925">
        <w:rPr>
          <w:b/>
        </w:rPr>
        <w:t>Contact Us</w:t>
      </w:r>
    </w:p>
    <w:p w14:paraId="59710446" w14:textId="1CEBBD84" w:rsidR="00220600" w:rsidRDefault="00220600" w:rsidP="00220600">
      <w:pPr>
        <w:pStyle w:val="BodyBW"/>
      </w:pPr>
      <w:r>
        <w:t xml:space="preserve">If you need any support on </w:t>
      </w:r>
      <w:r w:rsidR="00A72E82">
        <w:t>OpenCV sample application</w:t>
      </w:r>
      <w:r>
        <w:t xml:space="preserve">, please contact us using the Live Chat option available on our website - </w:t>
      </w:r>
      <w:hyperlink r:id="rId26" w:history="1">
        <w:r w:rsidRPr="00C32262">
          <w:rPr>
            <w:rStyle w:val="Hyperlink"/>
          </w:rPr>
          <w:t>https://www.e-consystems.com/</w:t>
        </w:r>
      </w:hyperlink>
    </w:p>
    <w:p w14:paraId="5FBDC426" w14:textId="77777777" w:rsidR="00220600" w:rsidRPr="00DE2925" w:rsidRDefault="00220600" w:rsidP="00220600">
      <w:pPr>
        <w:pStyle w:val="BodyBW"/>
        <w:rPr>
          <w:b/>
        </w:rPr>
      </w:pPr>
      <w:r w:rsidRPr="00DE2925">
        <w:rPr>
          <w:b/>
        </w:rPr>
        <w:t>Creat</w:t>
      </w:r>
      <w:r>
        <w:rPr>
          <w:b/>
        </w:rPr>
        <w:t>ing</w:t>
      </w:r>
      <w:r w:rsidRPr="00DE2925">
        <w:rPr>
          <w:b/>
        </w:rPr>
        <w:t xml:space="preserve"> a Ticket</w:t>
      </w:r>
    </w:p>
    <w:p w14:paraId="0E1AD407" w14:textId="77777777" w:rsidR="00220600" w:rsidRDefault="00220600" w:rsidP="00220600">
      <w:pPr>
        <w:pStyle w:val="BodyBW"/>
      </w:pPr>
      <w:r>
        <w:t xml:space="preserve">If you need to create a ticket for any type of issue, please visit the ticketing page on our website - </w:t>
      </w:r>
      <w:hyperlink r:id="rId27" w:history="1">
        <w:r w:rsidRPr="00C32262">
          <w:rPr>
            <w:rStyle w:val="Hyperlink"/>
          </w:rPr>
          <w:t>https://www.e-consystems.com/create-ticket.asp</w:t>
        </w:r>
      </w:hyperlink>
    </w:p>
    <w:p w14:paraId="3644CB70" w14:textId="77777777" w:rsidR="00220600" w:rsidRPr="007B45E0" w:rsidRDefault="00220600" w:rsidP="00220600">
      <w:pPr>
        <w:pStyle w:val="BodyBW"/>
        <w:rPr>
          <w:b/>
        </w:rPr>
      </w:pPr>
      <w:r w:rsidRPr="007B45E0">
        <w:rPr>
          <w:b/>
        </w:rPr>
        <w:t>RMA</w:t>
      </w:r>
    </w:p>
    <w:p w14:paraId="083D58B0" w14:textId="77777777" w:rsidR="00220600" w:rsidRDefault="00220600" w:rsidP="00220600">
      <w:pPr>
        <w:pStyle w:val="BodyBW"/>
      </w:pPr>
      <w:r>
        <w:t xml:space="preserve">To know about our Return Material Authorization (RMA) policy, please visit the RMA Policy page on our website - </w:t>
      </w:r>
      <w:hyperlink r:id="rId28" w:history="1">
        <w:r w:rsidRPr="00C32262">
          <w:rPr>
            <w:rStyle w:val="Hyperlink"/>
          </w:rPr>
          <w:t>https://www.e-consystems.com/RMA-Policy.asp</w:t>
        </w:r>
      </w:hyperlink>
    </w:p>
    <w:p w14:paraId="348018FA" w14:textId="77777777" w:rsidR="00220600" w:rsidRPr="007B45E0" w:rsidRDefault="00220600" w:rsidP="00220600">
      <w:pPr>
        <w:pStyle w:val="BodyBW"/>
        <w:rPr>
          <w:b/>
        </w:rPr>
      </w:pPr>
      <w:r w:rsidRPr="007B45E0">
        <w:rPr>
          <w:b/>
        </w:rPr>
        <w:t xml:space="preserve">General </w:t>
      </w:r>
      <w:r>
        <w:rPr>
          <w:b/>
        </w:rPr>
        <w:t xml:space="preserve">Product </w:t>
      </w:r>
      <w:r w:rsidRPr="007B45E0">
        <w:rPr>
          <w:b/>
        </w:rPr>
        <w:t>Warranty Terms</w:t>
      </w:r>
    </w:p>
    <w:p w14:paraId="314AFBC6" w14:textId="77777777" w:rsidR="00220600" w:rsidRDefault="00220600" w:rsidP="00220600">
      <w:pPr>
        <w:pStyle w:val="BodyBW"/>
      </w:pPr>
      <w:r>
        <w:t xml:space="preserve">To know about our General Product Warranty Terms, please visit the General Warranty Terms page on our website - </w:t>
      </w:r>
      <w:hyperlink r:id="rId29" w:history="1">
        <w:r w:rsidRPr="00C32262">
          <w:rPr>
            <w:rStyle w:val="Hyperlink"/>
          </w:rPr>
          <w:t>https://www.e-consystems.com/warranty.asp</w:t>
        </w:r>
      </w:hyperlink>
    </w:p>
    <w:p w14:paraId="1C2A0FB6" w14:textId="0A42D80A" w:rsidR="007E502C" w:rsidRDefault="007E502C" w:rsidP="003542CA">
      <w:pPr>
        <w:pStyle w:val="BodyBW"/>
        <w:ind w:left="0"/>
      </w:pPr>
    </w:p>
    <w:p w14:paraId="4166B54D" w14:textId="2E6C7947" w:rsidR="00220600" w:rsidRDefault="00220600" w:rsidP="003542CA">
      <w:pPr>
        <w:pStyle w:val="BodyBW"/>
        <w:ind w:left="0"/>
      </w:pPr>
    </w:p>
    <w:p w14:paraId="127572EF" w14:textId="61FB189B" w:rsidR="00220600" w:rsidRDefault="00220600" w:rsidP="003542CA">
      <w:pPr>
        <w:pStyle w:val="BodyBW"/>
        <w:ind w:left="0"/>
      </w:pPr>
    </w:p>
    <w:p w14:paraId="78EBDAAE" w14:textId="0907BBE8" w:rsidR="00220600" w:rsidRDefault="00220600" w:rsidP="003542CA">
      <w:pPr>
        <w:pStyle w:val="BodyBW"/>
        <w:ind w:left="0"/>
      </w:pPr>
    </w:p>
    <w:p w14:paraId="08C05C0C" w14:textId="6BAE2EFC" w:rsidR="00220600" w:rsidRDefault="00220600" w:rsidP="003542CA">
      <w:pPr>
        <w:pStyle w:val="BodyBW"/>
        <w:ind w:left="0"/>
      </w:pPr>
    </w:p>
    <w:p w14:paraId="144D5B1B" w14:textId="4D6C498A" w:rsidR="00220600" w:rsidRDefault="00220600" w:rsidP="003542CA">
      <w:pPr>
        <w:pStyle w:val="BodyBW"/>
        <w:ind w:left="0"/>
      </w:pPr>
    </w:p>
    <w:p w14:paraId="4E4E130A" w14:textId="135E3147" w:rsidR="00220600" w:rsidRDefault="00220600" w:rsidP="003542CA">
      <w:pPr>
        <w:pStyle w:val="BodyBW"/>
        <w:ind w:left="0"/>
      </w:pPr>
    </w:p>
    <w:p w14:paraId="1F952F96" w14:textId="72DABA91" w:rsidR="00220600" w:rsidRDefault="00220600" w:rsidP="003542CA">
      <w:pPr>
        <w:pStyle w:val="BodyBW"/>
        <w:ind w:left="0"/>
      </w:pPr>
    </w:p>
    <w:p w14:paraId="4C344AB4" w14:textId="06FC1EE3" w:rsidR="00220600" w:rsidRDefault="00220600" w:rsidP="003542CA">
      <w:pPr>
        <w:pStyle w:val="BodyBW"/>
        <w:ind w:left="0"/>
      </w:pPr>
    </w:p>
    <w:p w14:paraId="1139AE47" w14:textId="246E9F75" w:rsidR="00220600" w:rsidRDefault="00220600" w:rsidP="003542CA">
      <w:pPr>
        <w:pStyle w:val="BodyBW"/>
        <w:ind w:left="0"/>
      </w:pPr>
    </w:p>
    <w:p w14:paraId="42E80726" w14:textId="7169ED0D" w:rsidR="00220600" w:rsidRDefault="00220600" w:rsidP="003542CA">
      <w:pPr>
        <w:pStyle w:val="BodyBW"/>
        <w:ind w:left="0"/>
      </w:pPr>
    </w:p>
    <w:p w14:paraId="07B80675" w14:textId="6B0F3C28" w:rsidR="00220600" w:rsidRDefault="00220600" w:rsidP="003542CA">
      <w:pPr>
        <w:pStyle w:val="BodyBW"/>
        <w:ind w:left="0"/>
      </w:pPr>
    </w:p>
    <w:bookmarkEnd w:id="201"/>
    <w:p w14:paraId="4283C770" w14:textId="77777777" w:rsidR="00220600" w:rsidRDefault="00220600" w:rsidP="003542CA">
      <w:pPr>
        <w:pStyle w:val="BodyBW"/>
        <w:ind w:left="0"/>
      </w:pPr>
    </w:p>
    <w:p w14:paraId="38D15883" w14:textId="77777777" w:rsidR="00B0154D" w:rsidRPr="00833875" w:rsidRDefault="00B0154D" w:rsidP="00B0154D">
      <w:pPr>
        <w:pStyle w:val="RevisionHistoryTitleBW"/>
      </w:pPr>
      <w:bookmarkStart w:id="212" w:name="_Toc510709042"/>
      <w:r w:rsidRPr="00833875">
        <w:lastRenderedPageBreak/>
        <w:t>Revision History</w:t>
      </w:r>
      <w:bookmarkEnd w:id="212"/>
    </w:p>
    <w:p w14:paraId="523D6D19" w14:textId="77777777" w:rsidR="00B0154D" w:rsidRDefault="00B0154D" w:rsidP="00B015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"/>
        <w:gridCol w:w="2105"/>
        <w:gridCol w:w="4271"/>
        <w:gridCol w:w="2311"/>
      </w:tblGrid>
      <w:tr w:rsidR="00B0154D" w14:paraId="2157EFEF" w14:textId="77777777" w:rsidTr="008A267E">
        <w:tc>
          <w:tcPr>
            <w:tcW w:w="555" w:type="dxa"/>
            <w:shd w:val="clear" w:color="auto" w:fill="F2F2F2" w:themeFill="background1" w:themeFillShade="F2"/>
          </w:tcPr>
          <w:p w14:paraId="198F2F9A" w14:textId="77777777" w:rsidR="00B0154D" w:rsidRDefault="00B0154D" w:rsidP="008A267E">
            <w:pPr>
              <w:pStyle w:val="TableHeadingBW"/>
            </w:pPr>
            <w:r w:rsidRPr="00833875">
              <w:t>Rev</w:t>
            </w:r>
          </w:p>
        </w:tc>
        <w:tc>
          <w:tcPr>
            <w:tcW w:w="2105" w:type="dxa"/>
            <w:shd w:val="clear" w:color="auto" w:fill="F2F2F2" w:themeFill="background1" w:themeFillShade="F2"/>
          </w:tcPr>
          <w:p w14:paraId="2521E06B" w14:textId="77777777" w:rsidR="00B0154D" w:rsidRDefault="00B0154D" w:rsidP="008A267E">
            <w:pPr>
              <w:pStyle w:val="TableHeadingBW"/>
            </w:pPr>
            <w:r>
              <w:t>Date</w:t>
            </w:r>
          </w:p>
        </w:tc>
        <w:tc>
          <w:tcPr>
            <w:tcW w:w="4271" w:type="dxa"/>
            <w:shd w:val="clear" w:color="auto" w:fill="F2F2F2" w:themeFill="background1" w:themeFillShade="F2"/>
          </w:tcPr>
          <w:p w14:paraId="1FAB2890" w14:textId="77777777" w:rsidR="00B0154D" w:rsidRDefault="00B0154D" w:rsidP="008A267E">
            <w:pPr>
              <w:pStyle w:val="TableHeadingBW"/>
            </w:pPr>
            <w:r>
              <w:t>Description</w:t>
            </w:r>
          </w:p>
        </w:tc>
        <w:tc>
          <w:tcPr>
            <w:tcW w:w="2311" w:type="dxa"/>
            <w:shd w:val="clear" w:color="auto" w:fill="F2F2F2" w:themeFill="background1" w:themeFillShade="F2"/>
          </w:tcPr>
          <w:p w14:paraId="043FDEED" w14:textId="77777777" w:rsidR="00B0154D" w:rsidRDefault="00B0154D" w:rsidP="008A267E">
            <w:pPr>
              <w:pStyle w:val="TableHeadingBW"/>
            </w:pPr>
            <w:r>
              <w:t>Author</w:t>
            </w:r>
          </w:p>
        </w:tc>
      </w:tr>
      <w:tr w:rsidR="00B0154D" w14:paraId="7934122B" w14:textId="77777777" w:rsidTr="008A267E">
        <w:tc>
          <w:tcPr>
            <w:tcW w:w="555" w:type="dxa"/>
            <w:vAlign w:val="center"/>
          </w:tcPr>
          <w:p w14:paraId="459C6264" w14:textId="08E230E6" w:rsidR="00B0154D" w:rsidRDefault="00A72E82" w:rsidP="008A267E">
            <w:pPr>
              <w:pStyle w:val="TableBodyBW"/>
            </w:pPr>
            <w:r>
              <w:t>1.0</w:t>
            </w:r>
          </w:p>
        </w:tc>
        <w:tc>
          <w:tcPr>
            <w:tcW w:w="2105" w:type="dxa"/>
            <w:vAlign w:val="center"/>
          </w:tcPr>
          <w:p w14:paraId="1B776382" w14:textId="2957905D" w:rsidR="00B0154D" w:rsidRDefault="007D4702" w:rsidP="008A267E">
            <w:pPr>
              <w:pStyle w:val="TableBodyBW"/>
            </w:pPr>
            <w:r>
              <w:rPr>
                <w:rFonts w:cs="Arial"/>
                <w:bCs/>
              </w:rPr>
              <w:t>10</w:t>
            </w:r>
            <w:r w:rsidR="00B0154D">
              <w:rPr>
                <w:rFonts w:cs="Arial"/>
                <w:bCs/>
              </w:rPr>
              <w:t>-</w:t>
            </w:r>
            <w:r w:rsidR="00847BED">
              <w:rPr>
                <w:rFonts w:cs="Arial"/>
                <w:bCs/>
              </w:rPr>
              <w:t>April-2018</w:t>
            </w:r>
          </w:p>
        </w:tc>
        <w:tc>
          <w:tcPr>
            <w:tcW w:w="4271" w:type="dxa"/>
            <w:vAlign w:val="center"/>
          </w:tcPr>
          <w:p w14:paraId="4E312926" w14:textId="77777777" w:rsidR="00B0154D" w:rsidRDefault="00B0154D" w:rsidP="008A267E">
            <w:pPr>
              <w:pStyle w:val="TableBodyBW"/>
            </w:pPr>
            <w:r>
              <w:t>Initial Draft</w:t>
            </w:r>
          </w:p>
        </w:tc>
        <w:tc>
          <w:tcPr>
            <w:tcW w:w="2311" w:type="dxa"/>
            <w:vAlign w:val="center"/>
          </w:tcPr>
          <w:p w14:paraId="4F04761D" w14:textId="2D0A196A" w:rsidR="00B0154D" w:rsidRDefault="00847BED" w:rsidP="008A267E">
            <w:pPr>
              <w:pStyle w:val="TableBodyBW"/>
            </w:pPr>
            <w:r>
              <w:t>Chandra Sekar. V</w:t>
            </w:r>
          </w:p>
        </w:tc>
      </w:tr>
      <w:tr w:rsidR="00B0154D" w14:paraId="2004840B" w14:textId="77777777" w:rsidTr="008A267E">
        <w:tc>
          <w:tcPr>
            <w:tcW w:w="555" w:type="dxa"/>
            <w:vAlign w:val="center"/>
          </w:tcPr>
          <w:p w14:paraId="5DAA0171" w14:textId="77777777" w:rsidR="00B0154D" w:rsidRDefault="00B0154D" w:rsidP="008A267E">
            <w:pPr>
              <w:pStyle w:val="TableBodyBW"/>
            </w:pPr>
          </w:p>
        </w:tc>
        <w:tc>
          <w:tcPr>
            <w:tcW w:w="2105" w:type="dxa"/>
            <w:vAlign w:val="center"/>
          </w:tcPr>
          <w:p w14:paraId="5E0635C6" w14:textId="77777777" w:rsidR="00B0154D" w:rsidRDefault="00B0154D" w:rsidP="008A267E">
            <w:pPr>
              <w:pStyle w:val="TableBodyBW"/>
            </w:pPr>
          </w:p>
        </w:tc>
        <w:tc>
          <w:tcPr>
            <w:tcW w:w="4271" w:type="dxa"/>
            <w:vAlign w:val="center"/>
          </w:tcPr>
          <w:p w14:paraId="2F49D216" w14:textId="77777777" w:rsidR="00B0154D" w:rsidRDefault="00B0154D" w:rsidP="008A267E">
            <w:pPr>
              <w:pStyle w:val="TableBodyBW"/>
            </w:pPr>
          </w:p>
        </w:tc>
        <w:tc>
          <w:tcPr>
            <w:tcW w:w="2311" w:type="dxa"/>
            <w:vAlign w:val="center"/>
          </w:tcPr>
          <w:p w14:paraId="3E0D51B6" w14:textId="77777777" w:rsidR="00B0154D" w:rsidRDefault="00B0154D" w:rsidP="008A267E">
            <w:pPr>
              <w:pStyle w:val="TableBodyBW"/>
            </w:pPr>
          </w:p>
        </w:tc>
      </w:tr>
      <w:tr w:rsidR="00B0154D" w14:paraId="351345F5" w14:textId="77777777" w:rsidTr="008A267E">
        <w:tc>
          <w:tcPr>
            <w:tcW w:w="555" w:type="dxa"/>
            <w:vAlign w:val="center"/>
          </w:tcPr>
          <w:p w14:paraId="684A5410" w14:textId="77777777" w:rsidR="00B0154D" w:rsidRDefault="00B0154D" w:rsidP="008A267E">
            <w:pPr>
              <w:pStyle w:val="TableBodyBW"/>
            </w:pPr>
          </w:p>
        </w:tc>
        <w:tc>
          <w:tcPr>
            <w:tcW w:w="2105" w:type="dxa"/>
            <w:vAlign w:val="center"/>
          </w:tcPr>
          <w:p w14:paraId="0687E141" w14:textId="77777777" w:rsidR="00B0154D" w:rsidRDefault="00B0154D" w:rsidP="008A267E">
            <w:pPr>
              <w:pStyle w:val="TableBodyBW"/>
            </w:pPr>
          </w:p>
        </w:tc>
        <w:tc>
          <w:tcPr>
            <w:tcW w:w="4271" w:type="dxa"/>
            <w:vAlign w:val="center"/>
          </w:tcPr>
          <w:p w14:paraId="25D91C42" w14:textId="77777777" w:rsidR="00B0154D" w:rsidRDefault="00B0154D" w:rsidP="008A267E">
            <w:pPr>
              <w:pStyle w:val="TableBodyBW"/>
            </w:pPr>
          </w:p>
        </w:tc>
        <w:tc>
          <w:tcPr>
            <w:tcW w:w="2311" w:type="dxa"/>
            <w:vAlign w:val="center"/>
          </w:tcPr>
          <w:p w14:paraId="151DD8CF" w14:textId="77777777" w:rsidR="00B0154D" w:rsidRDefault="00B0154D" w:rsidP="008A267E">
            <w:pPr>
              <w:pStyle w:val="TableBodyBW"/>
            </w:pPr>
          </w:p>
        </w:tc>
      </w:tr>
      <w:tr w:rsidR="00B0154D" w14:paraId="6BE74A97" w14:textId="77777777" w:rsidTr="008A267E">
        <w:tc>
          <w:tcPr>
            <w:tcW w:w="555" w:type="dxa"/>
            <w:vAlign w:val="center"/>
          </w:tcPr>
          <w:p w14:paraId="3F6F89CB" w14:textId="77777777" w:rsidR="00B0154D" w:rsidRDefault="00B0154D" w:rsidP="008A267E">
            <w:pPr>
              <w:pStyle w:val="TableBodyBW"/>
            </w:pPr>
          </w:p>
        </w:tc>
        <w:tc>
          <w:tcPr>
            <w:tcW w:w="2105" w:type="dxa"/>
            <w:vAlign w:val="center"/>
          </w:tcPr>
          <w:p w14:paraId="3505F6A8" w14:textId="77777777" w:rsidR="00B0154D" w:rsidRDefault="00B0154D" w:rsidP="008A267E">
            <w:pPr>
              <w:pStyle w:val="TableBodyBW"/>
            </w:pPr>
          </w:p>
        </w:tc>
        <w:tc>
          <w:tcPr>
            <w:tcW w:w="4271" w:type="dxa"/>
            <w:vAlign w:val="center"/>
          </w:tcPr>
          <w:p w14:paraId="40D45091" w14:textId="77777777" w:rsidR="00B0154D" w:rsidRDefault="00B0154D" w:rsidP="008A267E">
            <w:pPr>
              <w:pStyle w:val="TableBodyBW"/>
            </w:pPr>
          </w:p>
        </w:tc>
        <w:tc>
          <w:tcPr>
            <w:tcW w:w="2311" w:type="dxa"/>
            <w:vAlign w:val="center"/>
          </w:tcPr>
          <w:p w14:paraId="2C2393BB" w14:textId="77777777" w:rsidR="00B0154D" w:rsidRDefault="00B0154D" w:rsidP="008A267E">
            <w:pPr>
              <w:pStyle w:val="TableBodyBW"/>
            </w:pPr>
          </w:p>
        </w:tc>
      </w:tr>
      <w:tr w:rsidR="00B0154D" w14:paraId="6AB186BD" w14:textId="77777777" w:rsidTr="008A267E">
        <w:tc>
          <w:tcPr>
            <w:tcW w:w="555" w:type="dxa"/>
            <w:vAlign w:val="center"/>
          </w:tcPr>
          <w:p w14:paraId="23258502" w14:textId="77777777" w:rsidR="00B0154D" w:rsidRDefault="00B0154D" w:rsidP="008A267E">
            <w:pPr>
              <w:pStyle w:val="TableBodyBW"/>
            </w:pPr>
          </w:p>
        </w:tc>
        <w:tc>
          <w:tcPr>
            <w:tcW w:w="2105" w:type="dxa"/>
            <w:vAlign w:val="center"/>
          </w:tcPr>
          <w:p w14:paraId="716C64D5" w14:textId="77777777" w:rsidR="00B0154D" w:rsidRDefault="00B0154D" w:rsidP="008A267E">
            <w:pPr>
              <w:pStyle w:val="TableBodyBW"/>
            </w:pPr>
          </w:p>
        </w:tc>
        <w:tc>
          <w:tcPr>
            <w:tcW w:w="4271" w:type="dxa"/>
            <w:vAlign w:val="center"/>
          </w:tcPr>
          <w:p w14:paraId="666527AD" w14:textId="77777777" w:rsidR="00B0154D" w:rsidRDefault="00B0154D" w:rsidP="008A267E">
            <w:pPr>
              <w:pStyle w:val="TableBodyBW"/>
            </w:pPr>
          </w:p>
        </w:tc>
        <w:tc>
          <w:tcPr>
            <w:tcW w:w="2311" w:type="dxa"/>
            <w:vAlign w:val="center"/>
          </w:tcPr>
          <w:p w14:paraId="51B0120E" w14:textId="77777777" w:rsidR="00B0154D" w:rsidRDefault="00B0154D" w:rsidP="008A267E">
            <w:pPr>
              <w:pStyle w:val="TableBodyBW"/>
            </w:pPr>
          </w:p>
        </w:tc>
      </w:tr>
      <w:tr w:rsidR="00B0154D" w14:paraId="1DD4E529" w14:textId="77777777" w:rsidTr="008A267E">
        <w:tc>
          <w:tcPr>
            <w:tcW w:w="555" w:type="dxa"/>
            <w:vAlign w:val="center"/>
          </w:tcPr>
          <w:p w14:paraId="378AF0D4" w14:textId="77777777" w:rsidR="00B0154D" w:rsidRDefault="00B0154D" w:rsidP="008A267E">
            <w:pPr>
              <w:pStyle w:val="TableBodyBW"/>
            </w:pPr>
          </w:p>
        </w:tc>
        <w:tc>
          <w:tcPr>
            <w:tcW w:w="2105" w:type="dxa"/>
            <w:vAlign w:val="center"/>
          </w:tcPr>
          <w:p w14:paraId="6845CBA1" w14:textId="77777777" w:rsidR="00B0154D" w:rsidRDefault="00B0154D" w:rsidP="008A267E">
            <w:pPr>
              <w:pStyle w:val="TableBodyBW"/>
            </w:pPr>
          </w:p>
        </w:tc>
        <w:tc>
          <w:tcPr>
            <w:tcW w:w="4271" w:type="dxa"/>
            <w:vAlign w:val="center"/>
          </w:tcPr>
          <w:p w14:paraId="58A1DECA" w14:textId="77777777" w:rsidR="00B0154D" w:rsidRDefault="00B0154D" w:rsidP="008A267E">
            <w:pPr>
              <w:pStyle w:val="TableBodyBW"/>
            </w:pPr>
          </w:p>
        </w:tc>
        <w:tc>
          <w:tcPr>
            <w:tcW w:w="2311" w:type="dxa"/>
            <w:vAlign w:val="center"/>
          </w:tcPr>
          <w:p w14:paraId="54ECDC86" w14:textId="77777777" w:rsidR="00B0154D" w:rsidRDefault="00B0154D" w:rsidP="008A267E">
            <w:pPr>
              <w:pStyle w:val="TableBodyBW"/>
            </w:pPr>
          </w:p>
        </w:tc>
      </w:tr>
    </w:tbl>
    <w:p w14:paraId="0B681FA1" w14:textId="77777777" w:rsidR="00B0154D" w:rsidRDefault="00B0154D" w:rsidP="00B0154D">
      <w:pPr>
        <w:pStyle w:val="BodyBW"/>
      </w:pPr>
    </w:p>
    <w:sectPr w:rsidR="00B0154D" w:rsidSect="00070AB8">
      <w:headerReference w:type="even" r:id="rId30"/>
      <w:headerReference w:type="default" r:id="rId31"/>
      <w:footerReference w:type="even" r:id="rId32"/>
      <w:footerReference w:type="default" r:id="rId3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1" w:author="Sarolin" w:date="2018-04-16T17:30:00Z" w:initials="S">
    <w:p w14:paraId="0613A0D4" w14:textId="13705442" w:rsidR="008D332D" w:rsidRDefault="008D332D">
      <w:pPr>
        <w:pStyle w:val="CommentText"/>
      </w:pPr>
      <w:r>
        <w:rPr>
          <w:rStyle w:val="CommentReference"/>
        </w:rPr>
        <w:annotationRef/>
      </w:r>
      <w:r>
        <w:t>Build or Install?</w:t>
      </w:r>
      <w:r w:rsidR="00F656CD">
        <w:t xml:space="preserve"> Please update the sentence.</w:t>
      </w:r>
    </w:p>
  </w:comment>
  <w:comment w:id="92" w:author="Ravikiran" w:date="2018-04-17T17:17:00Z" w:initials="R">
    <w:p w14:paraId="766281F0" w14:textId="779762FD" w:rsidR="008B4CBD" w:rsidRDefault="008B4CBD">
      <w:pPr>
        <w:pStyle w:val="CommentText"/>
      </w:pPr>
      <w:r>
        <w:rPr>
          <w:rStyle w:val="CommentReference"/>
        </w:rPr>
        <w:annotationRef/>
      </w:r>
      <w:r>
        <w:t>It’s build only</w:t>
      </w:r>
    </w:p>
  </w:comment>
  <w:comment w:id="96" w:author="Sarolin" w:date="2018-04-16T12:52:00Z" w:initials="S">
    <w:p w14:paraId="3D4499C5" w14:textId="493BC109" w:rsidR="00A85CF0" w:rsidRDefault="00A85CF0">
      <w:pPr>
        <w:pStyle w:val="CommentText"/>
      </w:pPr>
      <w:r>
        <w:rPr>
          <w:rStyle w:val="CommentReference"/>
        </w:rPr>
        <w:annotationRef/>
      </w:r>
      <w:r>
        <w:t>The steps are not mentioned in Description. Please update the content.</w:t>
      </w:r>
    </w:p>
  </w:comment>
  <w:comment w:id="97" w:author="Ravikiran" w:date="2018-04-17T17:22:00Z" w:initials="R">
    <w:p w14:paraId="72841B37" w14:textId="239B36B2" w:rsidR="00777808" w:rsidRDefault="00777808">
      <w:pPr>
        <w:pStyle w:val="CommentText"/>
      </w:pPr>
      <w:r>
        <w:rPr>
          <w:rStyle w:val="CommentReference"/>
        </w:rPr>
        <w:annotationRef/>
      </w:r>
      <w:r>
        <w:t>I’m using steps here to mention the whole document</w:t>
      </w:r>
    </w:p>
  </w:comment>
  <w:comment w:id="110" w:author="Sarolin" w:date="2018-04-16T17:31:00Z" w:initials="S">
    <w:p w14:paraId="327D9703" w14:textId="5EC3CEF4" w:rsidR="00D638E4" w:rsidRDefault="00D638E4">
      <w:pPr>
        <w:pStyle w:val="CommentText"/>
      </w:pPr>
      <w:r>
        <w:rPr>
          <w:rStyle w:val="CommentReference"/>
        </w:rPr>
        <w:annotationRef/>
      </w:r>
      <w:r>
        <w:t>Image is skewed. Please update new image in the document.</w:t>
      </w:r>
    </w:p>
  </w:comment>
  <w:comment w:id="111" w:author="Ambika KSM" w:date="2018-04-26T12:21:00Z" w:initials="AK">
    <w:p w14:paraId="21102D44" w14:textId="5D8FBB5B" w:rsidR="008C6678" w:rsidRDefault="008C6678">
      <w:pPr>
        <w:pStyle w:val="CommentText"/>
      </w:pPr>
      <w:r>
        <w:rPr>
          <w:rStyle w:val="CommentReference"/>
        </w:rPr>
        <w:annotationRef/>
      </w:r>
      <w:r>
        <w:t>The image is replaced.</w:t>
      </w:r>
    </w:p>
  </w:comment>
  <w:comment w:id="121" w:author="Sarolin" w:date="2018-04-16T14:36:00Z" w:initials="S">
    <w:p w14:paraId="62841EC4" w14:textId="299FFA6D" w:rsidR="007D7083" w:rsidRDefault="007D7083">
      <w:pPr>
        <w:pStyle w:val="CommentText"/>
      </w:pPr>
      <w:r>
        <w:rPr>
          <w:rStyle w:val="CommentReference"/>
        </w:rPr>
        <w:annotationRef/>
      </w:r>
      <w:r w:rsidR="003E30F7">
        <w:t>I</w:t>
      </w:r>
      <w:r>
        <w:t xml:space="preserve">mage is </w:t>
      </w:r>
      <w:r w:rsidR="003E30F7">
        <w:t>skewed</w:t>
      </w:r>
      <w:r>
        <w:t xml:space="preserve">. </w:t>
      </w:r>
      <w:r w:rsidR="002D3CE3">
        <w:t>Please update new image in the document.</w:t>
      </w:r>
    </w:p>
  </w:comment>
  <w:comment w:id="122" w:author="Ambika KSM" w:date="2018-04-26T12:21:00Z" w:initials="AK">
    <w:p w14:paraId="46AA540E" w14:textId="201DFEE9" w:rsidR="009C4413" w:rsidRDefault="009C4413">
      <w:pPr>
        <w:pStyle w:val="CommentText"/>
      </w:pPr>
      <w:r>
        <w:rPr>
          <w:rStyle w:val="CommentReference"/>
        </w:rPr>
        <w:annotationRef/>
      </w:r>
      <w:r>
        <w:t>The image is replaced.</w:t>
      </w:r>
    </w:p>
  </w:comment>
  <w:comment w:id="131" w:author="Sarolin" w:date="2018-04-16T13:11:00Z" w:initials="S">
    <w:p w14:paraId="358A5978" w14:textId="33F112FF" w:rsidR="00B167D5" w:rsidRDefault="00B167D5">
      <w:pPr>
        <w:pStyle w:val="CommentText"/>
      </w:pPr>
      <w:r>
        <w:rPr>
          <w:rStyle w:val="CommentReference"/>
        </w:rPr>
        <w:annotationRef/>
      </w:r>
      <w:r w:rsidR="00943840">
        <w:t>The screenshots are missing for these steps. Please update the document with the screenshots.</w:t>
      </w:r>
    </w:p>
  </w:comment>
  <w:comment w:id="132" w:author="Ravikiran" w:date="2018-04-17T17:43:00Z" w:initials="R">
    <w:p w14:paraId="3DC3CBE5" w14:textId="3186529E" w:rsidR="00640A51" w:rsidRDefault="00640A51">
      <w:pPr>
        <w:pStyle w:val="CommentText"/>
      </w:pPr>
      <w:r>
        <w:rPr>
          <w:rStyle w:val="CommentReference"/>
        </w:rPr>
        <w:annotationRef/>
      </w:r>
      <w:r>
        <w:t>Updated</w:t>
      </w:r>
    </w:p>
  </w:comment>
  <w:comment w:id="149" w:author="Sarolin" w:date="2018-04-16T19:41:00Z" w:initials="S">
    <w:p w14:paraId="513E8724" w14:textId="50D6AAE6" w:rsidR="00A515DE" w:rsidRDefault="00A515DE">
      <w:pPr>
        <w:pStyle w:val="CommentText"/>
      </w:pPr>
      <w:r>
        <w:rPr>
          <w:rStyle w:val="CommentReference"/>
        </w:rPr>
        <w:annotationRef/>
      </w:r>
      <w:r>
        <w:t xml:space="preserve">What is this? </w:t>
      </w:r>
      <w:r w:rsidR="00811CB2">
        <w:t xml:space="preserve">Have you missed to add URL? </w:t>
      </w:r>
      <w:r>
        <w:t>Please add URL for the blog.</w:t>
      </w:r>
    </w:p>
  </w:comment>
  <w:comment w:id="150" w:author="Ravikiran" w:date="2018-04-17T17:40:00Z" w:initials="R">
    <w:p w14:paraId="26F4B310" w14:textId="3DCFA943" w:rsidR="00731FBD" w:rsidRDefault="00731FBD">
      <w:pPr>
        <w:pStyle w:val="CommentText"/>
      </w:pPr>
      <w:r>
        <w:rPr>
          <w:rStyle w:val="CommentReference"/>
        </w:rPr>
        <w:annotationRef/>
      </w:r>
      <w:r>
        <w:t>The URL is not yet finalized, I will add it, once finalized.</w:t>
      </w:r>
    </w:p>
  </w:comment>
  <w:comment w:id="147" w:author="Sarolin" w:date="2018-04-16T13:18:00Z" w:initials="S">
    <w:p w14:paraId="55872F48" w14:textId="7782F2C5" w:rsidR="00184AE4" w:rsidRDefault="00184AE4">
      <w:pPr>
        <w:pStyle w:val="CommentText"/>
      </w:pPr>
      <w:r>
        <w:rPr>
          <w:rStyle w:val="CommentReference"/>
        </w:rPr>
        <w:annotationRef/>
      </w:r>
      <w:r>
        <w:t>Screenshot is missing for this step. Please updat</w:t>
      </w:r>
      <w:r w:rsidR="0083612B">
        <w:t>e</w:t>
      </w:r>
      <w:r>
        <w:t xml:space="preserve"> the document with the screenshots.</w:t>
      </w:r>
    </w:p>
  </w:comment>
  <w:comment w:id="148" w:author="Ambika KSM" w:date="2018-04-26T12:22:00Z" w:initials="AK">
    <w:p w14:paraId="5EF3E36F" w14:textId="2D9C67FD" w:rsidR="00CB501B" w:rsidRDefault="00CB501B">
      <w:pPr>
        <w:pStyle w:val="CommentText"/>
      </w:pPr>
      <w:r>
        <w:rPr>
          <w:rStyle w:val="CommentReference"/>
        </w:rPr>
        <w:annotationRef/>
      </w:r>
      <w:r>
        <w:t>No need of screenshots for these steps.</w:t>
      </w:r>
    </w:p>
  </w:comment>
  <w:comment w:id="157" w:author="Sarolin" w:date="2018-04-16T13:23:00Z" w:initials="S">
    <w:p w14:paraId="5F07A9D4" w14:textId="76442B99" w:rsidR="002130A1" w:rsidRDefault="002130A1">
      <w:pPr>
        <w:pStyle w:val="CommentText"/>
      </w:pPr>
      <w:r>
        <w:rPr>
          <w:rStyle w:val="CommentReference"/>
        </w:rPr>
        <w:annotationRef/>
      </w:r>
      <w:r>
        <w:t xml:space="preserve">Please </w:t>
      </w:r>
      <w:r w:rsidR="00120F33">
        <w:t xml:space="preserve">provide </w:t>
      </w:r>
      <w:r w:rsidR="008C2EE7">
        <w:t>screenshots for these steps in the document.</w:t>
      </w:r>
    </w:p>
  </w:comment>
  <w:comment w:id="158" w:author="Ravikiran" w:date="2018-04-17T18:23:00Z" w:initials="R">
    <w:p w14:paraId="0047CA87" w14:textId="1EB58E44" w:rsidR="00185A83" w:rsidRDefault="00185A83">
      <w:pPr>
        <w:pStyle w:val="CommentText"/>
      </w:pPr>
      <w:r>
        <w:rPr>
          <w:rStyle w:val="CommentReference"/>
        </w:rPr>
        <w:annotationRef/>
      </w:r>
      <w:r>
        <w:t>screenshots are not required</w:t>
      </w:r>
    </w:p>
  </w:comment>
  <w:comment w:id="163" w:author="Sarolin" w:date="2018-04-16T14:27:00Z" w:initials="S">
    <w:p w14:paraId="3F33BADB" w14:textId="0F5B0DAD" w:rsidR="00FA3A28" w:rsidRDefault="00FA3A28">
      <w:pPr>
        <w:pStyle w:val="CommentText"/>
      </w:pPr>
      <w:r>
        <w:rPr>
          <w:rStyle w:val="CommentReference"/>
        </w:rPr>
        <w:annotationRef/>
      </w:r>
      <w:r>
        <w:t>Please provide screenshots for these steps in the document.</w:t>
      </w:r>
    </w:p>
  </w:comment>
  <w:comment w:id="164" w:author="Ambika KSM" w:date="2018-04-26T12:23:00Z" w:initials="AK">
    <w:p w14:paraId="1317BB46" w14:textId="50B32819" w:rsidR="007F62B2" w:rsidRDefault="007F62B2">
      <w:pPr>
        <w:pStyle w:val="CommentText"/>
      </w:pPr>
      <w:r>
        <w:rPr>
          <w:rStyle w:val="CommentReference"/>
        </w:rPr>
        <w:annotationRef/>
      </w:r>
      <w:r>
        <w:t>No need of screenshots for this point.</w:t>
      </w:r>
    </w:p>
  </w:comment>
  <w:comment w:id="174" w:author="Sarolin" w:date="2018-04-16T17:37:00Z" w:initials="S">
    <w:p w14:paraId="28993114" w14:textId="1649F5A3" w:rsidR="00CF5B7C" w:rsidRDefault="00CF5B7C">
      <w:pPr>
        <w:pStyle w:val="CommentText"/>
      </w:pPr>
      <w:r>
        <w:rPr>
          <w:rStyle w:val="CommentReference"/>
        </w:rPr>
        <w:annotationRef/>
      </w:r>
      <w:r>
        <w:t>After performing this step, what will be the conclusion? Please update the content and figure in the document.</w:t>
      </w:r>
    </w:p>
  </w:comment>
  <w:comment w:id="203" w:author="Sarolin" w:date="2018-04-16T13:14:00Z" w:initials="S">
    <w:p w14:paraId="3822EC56" w14:textId="14E91781" w:rsidR="00441C2C" w:rsidRDefault="00441C2C">
      <w:pPr>
        <w:pStyle w:val="CommentText"/>
      </w:pPr>
      <w:r>
        <w:rPr>
          <w:rStyle w:val="CommentReference"/>
        </w:rPr>
        <w:annotationRef/>
      </w:r>
      <w:r>
        <w:t>FAQs is missing. Please update FAQs in the document.</w:t>
      </w:r>
    </w:p>
  </w:comment>
  <w:comment w:id="204" w:author="Ambika KSM" w:date="2018-04-26T12:24:00Z" w:initials="AK">
    <w:p w14:paraId="750AE65C" w14:textId="39F4B1C4" w:rsidR="003626B4" w:rsidRDefault="003626B4">
      <w:pPr>
        <w:pStyle w:val="CommentText"/>
      </w:pPr>
      <w:r>
        <w:rPr>
          <w:rStyle w:val="CommentReference"/>
        </w:rPr>
        <w:annotationRef/>
      </w:r>
      <w:r>
        <w:t>FAQ’s section will be added once discussed.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613A0D4" w15:done="0"/>
  <w15:commentEx w15:paraId="766281F0" w15:paraIdParent="0613A0D4" w15:done="0"/>
  <w15:commentEx w15:paraId="3D4499C5" w15:done="0"/>
  <w15:commentEx w15:paraId="72841B37" w15:paraIdParent="3D4499C5" w15:done="0"/>
  <w15:commentEx w15:paraId="327D9703" w15:done="0"/>
  <w15:commentEx w15:paraId="21102D44" w15:paraIdParent="327D9703" w15:done="0"/>
  <w15:commentEx w15:paraId="62841EC4" w15:done="0"/>
  <w15:commentEx w15:paraId="46AA540E" w15:paraIdParent="62841EC4" w15:done="0"/>
  <w15:commentEx w15:paraId="358A5978" w15:done="0"/>
  <w15:commentEx w15:paraId="3DC3CBE5" w15:paraIdParent="358A5978" w15:done="0"/>
  <w15:commentEx w15:paraId="513E8724" w15:done="0"/>
  <w15:commentEx w15:paraId="26F4B310" w15:paraIdParent="513E8724" w15:done="0"/>
  <w15:commentEx w15:paraId="55872F48" w15:done="0"/>
  <w15:commentEx w15:paraId="5EF3E36F" w15:paraIdParent="55872F48" w15:done="0"/>
  <w15:commentEx w15:paraId="5F07A9D4" w15:done="0"/>
  <w15:commentEx w15:paraId="0047CA87" w15:paraIdParent="5F07A9D4" w15:done="0"/>
  <w15:commentEx w15:paraId="3F33BADB" w15:done="0"/>
  <w15:commentEx w15:paraId="1317BB46" w15:paraIdParent="3F33BADB" w15:done="0"/>
  <w15:commentEx w15:paraId="28993114" w15:done="0"/>
  <w15:commentEx w15:paraId="3822EC56" w15:done="0"/>
  <w15:commentEx w15:paraId="750AE65C" w15:paraIdParent="3822EC5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13A0D4" w16cid:durableId="1E7F5C29"/>
  <w16cid:commentId w16cid:paraId="766281F0" w16cid:durableId="1E80AAA3"/>
  <w16cid:commentId w16cid:paraId="3D4499C5" w16cid:durableId="1E7F1B10"/>
  <w16cid:commentId w16cid:paraId="72841B37" w16cid:durableId="1E80ABE2"/>
  <w16cid:commentId w16cid:paraId="327D9703" w16cid:durableId="1E7F5C77"/>
  <w16cid:commentId w16cid:paraId="21102D44" w16cid:durableId="1E8C42C0"/>
  <w16cid:commentId w16cid:paraId="62841EC4" w16cid:durableId="1E7F337C"/>
  <w16cid:commentId w16cid:paraId="46AA540E" w16cid:durableId="1E8C42D0"/>
  <w16cid:commentId w16cid:paraId="358A5978" w16cid:durableId="1E7F1F95"/>
  <w16cid:commentId w16cid:paraId="3DC3CBE5" w16cid:durableId="1E80B0C2"/>
  <w16cid:commentId w16cid:paraId="513E8724" w16cid:durableId="1E7F7AEA"/>
  <w16cid:commentId w16cid:paraId="26F4B310" w16cid:durableId="1E80B027"/>
  <w16cid:commentId w16cid:paraId="55872F48" w16cid:durableId="1E7F2110"/>
  <w16cid:commentId w16cid:paraId="5EF3E36F" w16cid:durableId="1E8C42FE"/>
  <w16cid:commentId w16cid:paraId="5F07A9D4" w16cid:durableId="1E7F225C"/>
  <w16cid:commentId w16cid:paraId="0047CA87" w16cid:durableId="1E80BA0D"/>
  <w16cid:commentId w16cid:paraId="3F33BADB" w16cid:durableId="1E7F3143"/>
  <w16cid:commentId w16cid:paraId="1317BB46" w16cid:durableId="1E8C4332"/>
  <w16cid:commentId w16cid:paraId="28993114" w16cid:durableId="1E7F5DCA"/>
  <w16cid:commentId w16cid:paraId="3822EC56" w16cid:durableId="1E7F2051"/>
  <w16cid:commentId w16cid:paraId="750AE65C" w16cid:durableId="1E8C438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DC0BC" w14:textId="77777777" w:rsidR="005D6EE3" w:rsidRDefault="005D6EE3" w:rsidP="009D4131">
      <w:pPr>
        <w:spacing w:after="0" w:line="240" w:lineRule="auto"/>
      </w:pPr>
      <w:r>
        <w:separator/>
      </w:r>
    </w:p>
  </w:endnote>
  <w:endnote w:type="continuationSeparator" w:id="0">
    <w:p w14:paraId="5E6D7EE7" w14:textId="77777777" w:rsidR="005D6EE3" w:rsidRDefault="005D6EE3" w:rsidP="009D4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3249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60946F" w14:textId="67BFCF10" w:rsidR="000C1D81" w:rsidRDefault="000C1D8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333B">
          <w:rPr>
            <w:noProof/>
          </w:rPr>
          <w:t>10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noProof/>
          </w:rPr>
          <w:tab/>
        </w:r>
        <w:r>
          <w:rPr>
            <w:noProof/>
          </w:rPr>
          <w:tab/>
        </w:r>
        <w:r w:rsidR="00A8188B">
          <w:rPr>
            <w:noProof/>
          </w:rPr>
          <w:t>OpenCV Installation Windows Manual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02918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40903" w14:textId="38CA8BF5" w:rsidR="000C1D81" w:rsidRDefault="000C1D81" w:rsidP="002357A2">
        <w:pPr>
          <w:pStyle w:val="Footer"/>
        </w:pPr>
        <w:r>
          <w:t>© Copyright e-con Systems. 2017. All rights reserved.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333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A58ED" w14:textId="77777777" w:rsidR="005D6EE3" w:rsidRDefault="005D6EE3" w:rsidP="009D4131">
      <w:pPr>
        <w:spacing w:after="0" w:line="240" w:lineRule="auto"/>
      </w:pPr>
      <w:r>
        <w:separator/>
      </w:r>
    </w:p>
  </w:footnote>
  <w:footnote w:type="continuationSeparator" w:id="0">
    <w:p w14:paraId="3BF8C3BA" w14:textId="77777777" w:rsidR="005D6EE3" w:rsidRDefault="005D6EE3" w:rsidP="009D4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9873F" w14:textId="77777777" w:rsidR="000C1D81" w:rsidRDefault="000C1D81" w:rsidP="00350497">
    <w:pPr>
      <w:pStyle w:val="Header"/>
      <w:jc w:val="right"/>
    </w:pPr>
    <w:r>
      <w:rPr>
        <w:noProof/>
        <w:lang w:eastAsia="en-IN"/>
      </w:rPr>
      <w:drawing>
        <wp:inline distT="0" distB="0" distL="0" distR="0" wp14:anchorId="497625D0" wp14:editId="5495738E">
          <wp:extent cx="1322962" cy="436199"/>
          <wp:effectExtent l="0" t="0" r="0" b="254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con_Logo_larg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4780" cy="4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7264E" w14:textId="77777777" w:rsidR="000C1D81" w:rsidRDefault="000C1D81">
    <w:pPr>
      <w:pStyle w:val="Header"/>
    </w:pPr>
    <w:r>
      <w:rPr>
        <w:noProof/>
        <w:lang w:eastAsia="en-IN"/>
      </w:rPr>
      <w:drawing>
        <wp:inline distT="0" distB="0" distL="0" distR="0" wp14:anchorId="047EE402" wp14:editId="12FDD6E7">
          <wp:extent cx="1322962" cy="436199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con_Logo_larg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4780" cy="4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9940B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88E6DC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24243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9EA2F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0C072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709A1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DC663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9A42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2A470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5645D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3"/>
    <w:multiLevelType w:val="singleLevel"/>
    <w:tmpl w:val="0000000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00000004"/>
    <w:multiLevelType w:val="singleLevel"/>
    <w:tmpl w:val="000000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2" w15:restartNumberingAfterBreak="0">
    <w:nsid w:val="00556CAD"/>
    <w:multiLevelType w:val="hybridMultilevel"/>
    <w:tmpl w:val="D430E8D4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00ED2C64"/>
    <w:multiLevelType w:val="hybridMultilevel"/>
    <w:tmpl w:val="6F966B30"/>
    <w:lvl w:ilvl="0" w:tplc="2DC6634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07125B24"/>
    <w:multiLevelType w:val="hybridMultilevel"/>
    <w:tmpl w:val="76D0864C"/>
    <w:lvl w:ilvl="0" w:tplc="2DC6634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09B774CF"/>
    <w:multiLevelType w:val="multilevel"/>
    <w:tmpl w:val="09B774C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EA2789"/>
    <w:multiLevelType w:val="hybridMultilevel"/>
    <w:tmpl w:val="2EBE898E"/>
    <w:lvl w:ilvl="0" w:tplc="3C68E784">
      <w:start w:val="1"/>
      <w:numFmt w:val="decimal"/>
      <w:lvlText w:val="Step 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19F635C7"/>
    <w:multiLevelType w:val="multilevel"/>
    <w:tmpl w:val="2AA20C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1C7F5F96"/>
    <w:multiLevelType w:val="hybridMultilevel"/>
    <w:tmpl w:val="A13C1CCE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1FF82F07"/>
    <w:multiLevelType w:val="hybridMultilevel"/>
    <w:tmpl w:val="C01CA48C"/>
    <w:lvl w:ilvl="0" w:tplc="2DC663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0551AEF"/>
    <w:multiLevelType w:val="hybridMultilevel"/>
    <w:tmpl w:val="09566F7C"/>
    <w:lvl w:ilvl="0" w:tplc="40090019">
      <w:start w:val="1"/>
      <w:numFmt w:val="lowerLetter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248D6604"/>
    <w:multiLevelType w:val="hybridMultilevel"/>
    <w:tmpl w:val="C58416FA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27330730"/>
    <w:multiLevelType w:val="hybridMultilevel"/>
    <w:tmpl w:val="DB0E570A"/>
    <w:lvl w:ilvl="0" w:tplc="FFFFFFFF">
      <w:start w:val="1"/>
      <w:numFmt w:val="lowerRoman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28B85923"/>
    <w:multiLevelType w:val="hybridMultilevel"/>
    <w:tmpl w:val="92F43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F1F2E"/>
    <w:multiLevelType w:val="hybridMultilevel"/>
    <w:tmpl w:val="F2BE01B0"/>
    <w:lvl w:ilvl="0" w:tplc="5F12961E">
      <w:start w:val="1"/>
      <w:numFmt w:val="decimal"/>
      <w:pStyle w:val="NumberedList1BW"/>
      <w:lvlText w:val="%1."/>
      <w:lvlJc w:val="left"/>
      <w:pPr>
        <w:ind w:left="1800" w:hanging="360"/>
      </w:pPr>
    </w:lvl>
    <w:lvl w:ilvl="1" w:tplc="5B1801AC">
      <w:start w:val="1"/>
      <w:numFmt w:val="lowerLetter"/>
      <w:pStyle w:val="NumberedList2BW"/>
      <w:lvlText w:val="%2."/>
      <w:lvlJc w:val="left"/>
      <w:pPr>
        <w:ind w:left="2520" w:hanging="360"/>
      </w:pPr>
    </w:lvl>
    <w:lvl w:ilvl="2" w:tplc="46048336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8380674"/>
    <w:multiLevelType w:val="hybridMultilevel"/>
    <w:tmpl w:val="5136F64E"/>
    <w:lvl w:ilvl="0" w:tplc="6D02726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CE60B54"/>
    <w:multiLevelType w:val="hybridMultilevel"/>
    <w:tmpl w:val="933CD972"/>
    <w:lvl w:ilvl="0" w:tplc="2DC6634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EB44C78"/>
    <w:multiLevelType w:val="hybridMultilevel"/>
    <w:tmpl w:val="B37E5E82"/>
    <w:lvl w:ilvl="0" w:tplc="556A5EF2">
      <w:start w:val="1"/>
      <w:numFmt w:val="decimal"/>
      <w:pStyle w:val="FAQQuestions"/>
      <w:lvlText w:val="%1."/>
      <w:lvlJc w:val="left"/>
      <w:pPr>
        <w:ind w:left="1800" w:hanging="360"/>
      </w:pPr>
      <w:rPr>
        <w:rFonts w:hint="default"/>
      </w:rPr>
    </w:lvl>
    <w:lvl w:ilvl="1" w:tplc="21C4B552">
      <w:start w:val="1"/>
      <w:numFmt w:val="lowerLetter"/>
      <w:lvlText w:val="%2."/>
      <w:lvlJc w:val="left"/>
      <w:pPr>
        <w:ind w:left="252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2643CA8"/>
    <w:multiLevelType w:val="hybridMultilevel"/>
    <w:tmpl w:val="608EADA2"/>
    <w:lvl w:ilvl="0" w:tplc="2DC663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39D1E21"/>
    <w:multiLevelType w:val="multilevel"/>
    <w:tmpl w:val="439D1E2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970112"/>
    <w:multiLevelType w:val="hybridMultilevel"/>
    <w:tmpl w:val="25129796"/>
    <w:lvl w:ilvl="0" w:tplc="0BCAB9C4">
      <w:start w:val="1"/>
      <w:numFmt w:val="bullet"/>
      <w:pStyle w:val="BulletedList1BW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DA1BEA">
      <w:start w:val="1"/>
      <w:numFmt w:val="bullet"/>
      <w:pStyle w:val="BulletedList2BW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EA2B16">
      <w:start w:val="1"/>
      <w:numFmt w:val="bullet"/>
      <w:pStyle w:val="BulletedList3BW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E11D5A"/>
    <w:multiLevelType w:val="multilevel"/>
    <w:tmpl w:val="57E11D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F06705"/>
    <w:multiLevelType w:val="multilevel"/>
    <w:tmpl w:val="62F067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82473"/>
    <w:multiLevelType w:val="multilevel"/>
    <w:tmpl w:val="68282473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4" w15:restartNumberingAfterBreak="0">
    <w:nsid w:val="702B691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79265D2"/>
    <w:multiLevelType w:val="hybridMultilevel"/>
    <w:tmpl w:val="C8201B28"/>
    <w:lvl w:ilvl="0" w:tplc="2DC663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2C7548"/>
    <w:multiLevelType w:val="multilevel"/>
    <w:tmpl w:val="75F0ED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3"/>
  </w:num>
  <w:num w:numId="2">
    <w:abstractNumId w:val="30"/>
  </w:num>
  <w:num w:numId="3">
    <w:abstractNumId w:val="24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34"/>
  </w:num>
  <w:num w:numId="15">
    <w:abstractNumId w:val="36"/>
  </w:num>
  <w:num w:numId="16">
    <w:abstractNumId w:val="17"/>
  </w:num>
  <w:num w:numId="17">
    <w:abstractNumId w:val="10"/>
  </w:num>
  <w:num w:numId="18">
    <w:abstractNumId w:val="33"/>
  </w:num>
  <w:num w:numId="19">
    <w:abstractNumId w:val="15"/>
  </w:num>
  <w:num w:numId="20">
    <w:abstractNumId w:val="11"/>
  </w:num>
  <w:num w:numId="21">
    <w:abstractNumId w:val="32"/>
  </w:num>
  <w:num w:numId="22">
    <w:abstractNumId w:val="29"/>
  </w:num>
  <w:num w:numId="23">
    <w:abstractNumId w:val="31"/>
  </w:num>
  <w:num w:numId="24">
    <w:abstractNumId w:val="27"/>
  </w:num>
  <w:num w:numId="25">
    <w:abstractNumId w:val="20"/>
  </w:num>
  <w:num w:numId="26">
    <w:abstractNumId w:val="18"/>
  </w:num>
  <w:num w:numId="27">
    <w:abstractNumId w:val="12"/>
  </w:num>
  <w:num w:numId="28">
    <w:abstractNumId w:val="21"/>
  </w:num>
  <w:num w:numId="29">
    <w:abstractNumId w:val="25"/>
  </w:num>
  <w:num w:numId="30">
    <w:abstractNumId w:val="13"/>
  </w:num>
  <w:num w:numId="31">
    <w:abstractNumId w:val="14"/>
  </w:num>
  <w:num w:numId="32">
    <w:abstractNumId w:val="28"/>
  </w:num>
  <w:num w:numId="33">
    <w:abstractNumId w:val="19"/>
  </w:num>
  <w:num w:numId="34">
    <w:abstractNumId w:val="26"/>
  </w:num>
  <w:num w:numId="35">
    <w:abstractNumId w:val="35"/>
  </w:num>
  <w:num w:numId="36">
    <w:abstractNumId w:val="22"/>
  </w:num>
  <w:num w:numId="37">
    <w:abstractNumId w:val="16"/>
  </w:num>
  <w:num w:numId="38">
    <w:abstractNumId w:val="24"/>
  </w:num>
  <w:num w:numId="39">
    <w:abstractNumId w:val="24"/>
    <w:lvlOverride w:ilvl="0">
      <w:startOverride w:val="1"/>
    </w:lvlOverride>
  </w:num>
  <w:num w:numId="40">
    <w:abstractNumId w:val="24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mbika KSM">
    <w15:presenceInfo w15:providerId="None" w15:userId="Ambika KSM"/>
  </w15:person>
  <w15:person w15:author="Sarolin">
    <w15:presenceInfo w15:providerId="None" w15:userId="Sarolin"/>
  </w15:person>
  <w15:person w15:author="Ravikiran">
    <w15:presenceInfo w15:providerId="None" w15:userId="Ravikir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8F9"/>
    <w:rsid w:val="00003B91"/>
    <w:rsid w:val="00004EA3"/>
    <w:rsid w:val="00010DB3"/>
    <w:rsid w:val="00011F4C"/>
    <w:rsid w:val="00020928"/>
    <w:rsid w:val="000236DD"/>
    <w:rsid w:val="00024737"/>
    <w:rsid w:val="00027C20"/>
    <w:rsid w:val="00030A8B"/>
    <w:rsid w:val="0003310B"/>
    <w:rsid w:val="00044D6A"/>
    <w:rsid w:val="00046591"/>
    <w:rsid w:val="000563C3"/>
    <w:rsid w:val="00060E13"/>
    <w:rsid w:val="0006275F"/>
    <w:rsid w:val="00070AB8"/>
    <w:rsid w:val="000712D7"/>
    <w:rsid w:val="00073640"/>
    <w:rsid w:val="000946CD"/>
    <w:rsid w:val="000B662E"/>
    <w:rsid w:val="000C1D81"/>
    <w:rsid w:val="000C1FCC"/>
    <w:rsid w:val="000C24D9"/>
    <w:rsid w:val="000C7724"/>
    <w:rsid w:val="000F5274"/>
    <w:rsid w:val="00102665"/>
    <w:rsid w:val="001114E2"/>
    <w:rsid w:val="001162F4"/>
    <w:rsid w:val="00117251"/>
    <w:rsid w:val="00120F33"/>
    <w:rsid w:val="001238C9"/>
    <w:rsid w:val="00130309"/>
    <w:rsid w:val="00135B73"/>
    <w:rsid w:val="00150313"/>
    <w:rsid w:val="00151DCC"/>
    <w:rsid w:val="00182615"/>
    <w:rsid w:val="00184AE4"/>
    <w:rsid w:val="0018593B"/>
    <w:rsid w:val="00185A83"/>
    <w:rsid w:val="001907A7"/>
    <w:rsid w:val="00190CA8"/>
    <w:rsid w:val="00192E2C"/>
    <w:rsid w:val="00193995"/>
    <w:rsid w:val="00196FE9"/>
    <w:rsid w:val="001A0F25"/>
    <w:rsid w:val="001A0F91"/>
    <w:rsid w:val="001A6E11"/>
    <w:rsid w:val="001B3131"/>
    <w:rsid w:val="001B386F"/>
    <w:rsid w:val="001B4C21"/>
    <w:rsid w:val="001B4FCD"/>
    <w:rsid w:val="001B5D3B"/>
    <w:rsid w:val="001C4040"/>
    <w:rsid w:val="001D46EE"/>
    <w:rsid w:val="001D6A36"/>
    <w:rsid w:val="001E35C2"/>
    <w:rsid w:val="001E6F9E"/>
    <w:rsid w:val="001F764C"/>
    <w:rsid w:val="0021174A"/>
    <w:rsid w:val="002130A1"/>
    <w:rsid w:val="00220600"/>
    <w:rsid w:val="00233742"/>
    <w:rsid w:val="002357A2"/>
    <w:rsid w:val="0024476D"/>
    <w:rsid w:val="0024639C"/>
    <w:rsid w:val="002479F2"/>
    <w:rsid w:val="00277F26"/>
    <w:rsid w:val="00283DBA"/>
    <w:rsid w:val="002904CA"/>
    <w:rsid w:val="002C28C0"/>
    <w:rsid w:val="002D3CE3"/>
    <w:rsid w:val="002D7285"/>
    <w:rsid w:val="002D7570"/>
    <w:rsid w:val="002F795B"/>
    <w:rsid w:val="0031475B"/>
    <w:rsid w:val="00332A98"/>
    <w:rsid w:val="00342FBF"/>
    <w:rsid w:val="00350497"/>
    <w:rsid w:val="00353198"/>
    <w:rsid w:val="003542CA"/>
    <w:rsid w:val="003546E5"/>
    <w:rsid w:val="00357A19"/>
    <w:rsid w:val="003626B4"/>
    <w:rsid w:val="0037187F"/>
    <w:rsid w:val="003844AE"/>
    <w:rsid w:val="00385D3F"/>
    <w:rsid w:val="00391754"/>
    <w:rsid w:val="003976B2"/>
    <w:rsid w:val="003C4E40"/>
    <w:rsid w:val="003D2315"/>
    <w:rsid w:val="003E1453"/>
    <w:rsid w:val="003E30F7"/>
    <w:rsid w:val="003E3CF4"/>
    <w:rsid w:val="003E40D7"/>
    <w:rsid w:val="004037ED"/>
    <w:rsid w:val="00405CEF"/>
    <w:rsid w:val="00422F33"/>
    <w:rsid w:val="00425336"/>
    <w:rsid w:val="0042598C"/>
    <w:rsid w:val="00426F93"/>
    <w:rsid w:val="0043797B"/>
    <w:rsid w:val="00441C2C"/>
    <w:rsid w:val="00442484"/>
    <w:rsid w:val="00456D43"/>
    <w:rsid w:val="0046119F"/>
    <w:rsid w:val="00463AFE"/>
    <w:rsid w:val="00483C10"/>
    <w:rsid w:val="004854F4"/>
    <w:rsid w:val="0048677D"/>
    <w:rsid w:val="004A2F28"/>
    <w:rsid w:val="004B21D6"/>
    <w:rsid w:val="004F5C20"/>
    <w:rsid w:val="00504011"/>
    <w:rsid w:val="005053DF"/>
    <w:rsid w:val="00506612"/>
    <w:rsid w:val="00511D03"/>
    <w:rsid w:val="00513DB9"/>
    <w:rsid w:val="00514986"/>
    <w:rsid w:val="00516C86"/>
    <w:rsid w:val="00520C24"/>
    <w:rsid w:val="0053181A"/>
    <w:rsid w:val="00557BBE"/>
    <w:rsid w:val="00573D26"/>
    <w:rsid w:val="00577A60"/>
    <w:rsid w:val="00587A0A"/>
    <w:rsid w:val="0059228B"/>
    <w:rsid w:val="005A6B3D"/>
    <w:rsid w:val="005B5018"/>
    <w:rsid w:val="005C5093"/>
    <w:rsid w:val="005C6819"/>
    <w:rsid w:val="005C6953"/>
    <w:rsid w:val="005C6B83"/>
    <w:rsid w:val="005D1F3D"/>
    <w:rsid w:val="005D6EE3"/>
    <w:rsid w:val="005E5F39"/>
    <w:rsid w:val="005E6030"/>
    <w:rsid w:val="005F462F"/>
    <w:rsid w:val="00610265"/>
    <w:rsid w:val="00615BDF"/>
    <w:rsid w:val="00621ECF"/>
    <w:rsid w:val="00640A51"/>
    <w:rsid w:val="006443B7"/>
    <w:rsid w:val="00652892"/>
    <w:rsid w:val="006547A9"/>
    <w:rsid w:val="00664A9B"/>
    <w:rsid w:val="00664D4A"/>
    <w:rsid w:val="00670C2C"/>
    <w:rsid w:val="006769DF"/>
    <w:rsid w:val="006822D1"/>
    <w:rsid w:val="00685C99"/>
    <w:rsid w:val="00685CA4"/>
    <w:rsid w:val="00690D90"/>
    <w:rsid w:val="006919B5"/>
    <w:rsid w:val="00691F74"/>
    <w:rsid w:val="00693EC0"/>
    <w:rsid w:val="006A24F6"/>
    <w:rsid w:val="006A2690"/>
    <w:rsid w:val="006A4309"/>
    <w:rsid w:val="006A4409"/>
    <w:rsid w:val="006A5E79"/>
    <w:rsid w:val="006A733B"/>
    <w:rsid w:val="006B37AE"/>
    <w:rsid w:val="006C3408"/>
    <w:rsid w:val="006C3B21"/>
    <w:rsid w:val="006C4FEB"/>
    <w:rsid w:val="006E071D"/>
    <w:rsid w:val="006E1905"/>
    <w:rsid w:val="006E333B"/>
    <w:rsid w:val="006E58D0"/>
    <w:rsid w:val="006F1FEC"/>
    <w:rsid w:val="00700FD7"/>
    <w:rsid w:val="00711531"/>
    <w:rsid w:val="007130EB"/>
    <w:rsid w:val="007155B5"/>
    <w:rsid w:val="0071614F"/>
    <w:rsid w:val="00726250"/>
    <w:rsid w:val="00726BEB"/>
    <w:rsid w:val="00731FBD"/>
    <w:rsid w:val="00750935"/>
    <w:rsid w:val="007551B0"/>
    <w:rsid w:val="00774C0F"/>
    <w:rsid w:val="00777808"/>
    <w:rsid w:val="0078276C"/>
    <w:rsid w:val="0079496E"/>
    <w:rsid w:val="007A4CCE"/>
    <w:rsid w:val="007A55DD"/>
    <w:rsid w:val="007B78A3"/>
    <w:rsid w:val="007D262D"/>
    <w:rsid w:val="007D4702"/>
    <w:rsid w:val="007D7083"/>
    <w:rsid w:val="007E4C17"/>
    <w:rsid w:val="007E502C"/>
    <w:rsid w:val="007E71A5"/>
    <w:rsid w:val="007F17E0"/>
    <w:rsid w:val="007F62B2"/>
    <w:rsid w:val="00807089"/>
    <w:rsid w:val="00811CB2"/>
    <w:rsid w:val="008307B2"/>
    <w:rsid w:val="008317F5"/>
    <w:rsid w:val="008333A3"/>
    <w:rsid w:val="00833875"/>
    <w:rsid w:val="0083612B"/>
    <w:rsid w:val="008429FC"/>
    <w:rsid w:val="00847BED"/>
    <w:rsid w:val="00855491"/>
    <w:rsid w:val="008748F9"/>
    <w:rsid w:val="00877B9D"/>
    <w:rsid w:val="008917C2"/>
    <w:rsid w:val="00895EA3"/>
    <w:rsid w:val="008A10D4"/>
    <w:rsid w:val="008A25C4"/>
    <w:rsid w:val="008A262D"/>
    <w:rsid w:val="008A267E"/>
    <w:rsid w:val="008B4492"/>
    <w:rsid w:val="008B4CBD"/>
    <w:rsid w:val="008C2EE7"/>
    <w:rsid w:val="008C6678"/>
    <w:rsid w:val="008D0046"/>
    <w:rsid w:val="008D1199"/>
    <w:rsid w:val="008D2BDC"/>
    <w:rsid w:val="008D332D"/>
    <w:rsid w:val="008D45CF"/>
    <w:rsid w:val="008D5D76"/>
    <w:rsid w:val="008E08C2"/>
    <w:rsid w:val="008E0FAF"/>
    <w:rsid w:val="008F2CB4"/>
    <w:rsid w:val="008F335E"/>
    <w:rsid w:val="009153BB"/>
    <w:rsid w:val="00933038"/>
    <w:rsid w:val="00943840"/>
    <w:rsid w:val="009473D1"/>
    <w:rsid w:val="0096532D"/>
    <w:rsid w:val="0099314F"/>
    <w:rsid w:val="00996566"/>
    <w:rsid w:val="009A00AA"/>
    <w:rsid w:val="009A1FFC"/>
    <w:rsid w:val="009C4413"/>
    <w:rsid w:val="009D11BB"/>
    <w:rsid w:val="009D4131"/>
    <w:rsid w:val="009D52CE"/>
    <w:rsid w:val="009E77F4"/>
    <w:rsid w:val="00A01BFA"/>
    <w:rsid w:val="00A075FF"/>
    <w:rsid w:val="00A238AE"/>
    <w:rsid w:val="00A254E2"/>
    <w:rsid w:val="00A2793C"/>
    <w:rsid w:val="00A36DE0"/>
    <w:rsid w:val="00A515DE"/>
    <w:rsid w:val="00A51A06"/>
    <w:rsid w:val="00A55288"/>
    <w:rsid w:val="00A5599C"/>
    <w:rsid w:val="00A675E2"/>
    <w:rsid w:val="00A723DD"/>
    <w:rsid w:val="00A72E82"/>
    <w:rsid w:val="00A8188B"/>
    <w:rsid w:val="00A85CF0"/>
    <w:rsid w:val="00A86584"/>
    <w:rsid w:val="00A87B0D"/>
    <w:rsid w:val="00AB7261"/>
    <w:rsid w:val="00AC50B7"/>
    <w:rsid w:val="00AC6347"/>
    <w:rsid w:val="00AD7788"/>
    <w:rsid w:val="00AE030E"/>
    <w:rsid w:val="00AE07CA"/>
    <w:rsid w:val="00AE5A92"/>
    <w:rsid w:val="00AF757B"/>
    <w:rsid w:val="00B0154D"/>
    <w:rsid w:val="00B01765"/>
    <w:rsid w:val="00B018F1"/>
    <w:rsid w:val="00B028F9"/>
    <w:rsid w:val="00B02B42"/>
    <w:rsid w:val="00B06E60"/>
    <w:rsid w:val="00B07DF8"/>
    <w:rsid w:val="00B1327B"/>
    <w:rsid w:val="00B167D5"/>
    <w:rsid w:val="00B272E0"/>
    <w:rsid w:val="00B34743"/>
    <w:rsid w:val="00B363AD"/>
    <w:rsid w:val="00B43CF6"/>
    <w:rsid w:val="00B44BAA"/>
    <w:rsid w:val="00B44FE0"/>
    <w:rsid w:val="00B52394"/>
    <w:rsid w:val="00B53468"/>
    <w:rsid w:val="00B5355D"/>
    <w:rsid w:val="00B537B8"/>
    <w:rsid w:val="00B53C44"/>
    <w:rsid w:val="00B54786"/>
    <w:rsid w:val="00B566DE"/>
    <w:rsid w:val="00B61CCD"/>
    <w:rsid w:val="00B8747E"/>
    <w:rsid w:val="00BB0F3A"/>
    <w:rsid w:val="00BB3B23"/>
    <w:rsid w:val="00BC1E00"/>
    <w:rsid w:val="00BC2206"/>
    <w:rsid w:val="00BC4C85"/>
    <w:rsid w:val="00BE1B28"/>
    <w:rsid w:val="00C13684"/>
    <w:rsid w:val="00C177F8"/>
    <w:rsid w:val="00C24E16"/>
    <w:rsid w:val="00C31328"/>
    <w:rsid w:val="00C43B11"/>
    <w:rsid w:val="00C455BF"/>
    <w:rsid w:val="00C64D05"/>
    <w:rsid w:val="00C93FDF"/>
    <w:rsid w:val="00CB2D81"/>
    <w:rsid w:val="00CB501B"/>
    <w:rsid w:val="00CB709E"/>
    <w:rsid w:val="00CD0DF9"/>
    <w:rsid w:val="00CD1BC4"/>
    <w:rsid w:val="00CD5548"/>
    <w:rsid w:val="00CD5B98"/>
    <w:rsid w:val="00CD7472"/>
    <w:rsid w:val="00CE18CD"/>
    <w:rsid w:val="00CE3964"/>
    <w:rsid w:val="00CF2868"/>
    <w:rsid w:val="00CF4C3A"/>
    <w:rsid w:val="00CF5906"/>
    <w:rsid w:val="00CF5B7C"/>
    <w:rsid w:val="00D03DB5"/>
    <w:rsid w:val="00D1002C"/>
    <w:rsid w:val="00D23C58"/>
    <w:rsid w:val="00D40688"/>
    <w:rsid w:val="00D41BEC"/>
    <w:rsid w:val="00D46B9C"/>
    <w:rsid w:val="00D51DC7"/>
    <w:rsid w:val="00D638E4"/>
    <w:rsid w:val="00D70323"/>
    <w:rsid w:val="00D7588A"/>
    <w:rsid w:val="00D7799B"/>
    <w:rsid w:val="00D815D2"/>
    <w:rsid w:val="00DB33ED"/>
    <w:rsid w:val="00DB612C"/>
    <w:rsid w:val="00DB650D"/>
    <w:rsid w:val="00DD49C4"/>
    <w:rsid w:val="00DD5004"/>
    <w:rsid w:val="00DD7469"/>
    <w:rsid w:val="00DF2B82"/>
    <w:rsid w:val="00DF6FF2"/>
    <w:rsid w:val="00DF72C8"/>
    <w:rsid w:val="00E03351"/>
    <w:rsid w:val="00E11A32"/>
    <w:rsid w:val="00E12FC5"/>
    <w:rsid w:val="00E201CF"/>
    <w:rsid w:val="00E25477"/>
    <w:rsid w:val="00E3021D"/>
    <w:rsid w:val="00E34CFF"/>
    <w:rsid w:val="00E40E8B"/>
    <w:rsid w:val="00E46199"/>
    <w:rsid w:val="00E5044B"/>
    <w:rsid w:val="00E60022"/>
    <w:rsid w:val="00E61385"/>
    <w:rsid w:val="00E6236B"/>
    <w:rsid w:val="00E777AE"/>
    <w:rsid w:val="00E82D81"/>
    <w:rsid w:val="00E839AF"/>
    <w:rsid w:val="00E913B4"/>
    <w:rsid w:val="00EA0556"/>
    <w:rsid w:val="00EA73A6"/>
    <w:rsid w:val="00EB0FDE"/>
    <w:rsid w:val="00EB50C7"/>
    <w:rsid w:val="00EC5BF2"/>
    <w:rsid w:val="00EE0795"/>
    <w:rsid w:val="00EE0C2B"/>
    <w:rsid w:val="00EE2F1B"/>
    <w:rsid w:val="00EE324D"/>
    <w:rsid w:val="00EE4711"/>
    <w:rsid w:val="00EE674C"/>
    <w:rsid w:val="00EE68A3"/>
    <w:rsid w:val="00EE7A85"/>
    <w:rsid w:val="00EF766A"/>
    <w:rsid w:val="00F0220E"/>
    <w:rsid w:val="00F028D4"/>
    <w:rsid w:val="00F11CB9"/>
    <w:rsid w:val="00F279C8"/>
    <w:rsid w:val="00F424F4"/>
    <w:rsid w:val="00F46E7E"/>
    <w:rsid w:val="00F561B6"/>
    <w:rsid w:val="00F5695A"/>
    <w:rsid w:val="00F5721D"/>
    <w:rsid w:val="00F656CD"/>
    <w:rsid w:val="00F70A74"/>
    <w:rsid w:val="00F87BA4"/>
    <w:rsid w:val="00FA3A28"/>
    <w:rsid w:val="00FA51D7"/>
    <w:rsid w:val="00FC0C69"/>
    <w:rsid w:val="00FC286E"/>
    <w:rsid w:val="00FC74AC"/>
    <w:rsid w:val="00FD1F23"/>
    <w:rsid w:val="00FD3476"/>
    <w:rsid w:val="00FE7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861CF"/>
  <w15:docId w15:val="{EDA924CA-C9ED-442B-893D-F964F727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0AB8"/>
  </w:style>
  <w:style w:type="paragraph" w:styleId="Heading1">
    <w:name w:val="heading 1"/>
    <w:basedOn w:val="Normal"/>
    <w:next w:val="Normal"/>
    <w:link w:val="Heading1Char"/>
    <w:uiPriority w:val="9"/>
    <w:qFormat/>
    <w:rsid w:val="008748F9"/>
    <w:pPr>
      <w:keepNext/>
      <w:keepLines/>
      <w:numPr>
        <w:numId w:val="1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8F9"/>
    <w:pPr>
      <w:keepNext/>
      <w:keepLines/>
      <w:numPr>
        <w:ilvl w:val="1"/>
        <w:numId w:val="1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8F9"/>
    <w:pPr>
      <w:keepNext/>
      <w:keepLines/>
      <w:numPr>
        <w:ilvl w:val="2"/>
        <w:numId w:val="1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3DD"/>
    <w:pPr>
      <w:keepNext/>
      <w:keepLines/>
      <w:numPr>
        <w:ilvl w:val="3"/>
        <w:numId w:val="1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3DD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3DD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3DD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3DD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3DD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748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48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48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8F9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715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unhideWhenUsed/>
    <w:qFormat/>
    <w:rsid w:val="007155B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5B5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CE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5C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405CEF"/>
    <w:rPr>
      <w:i/>
      <w:iCs/>
      <w:color w:val="808080" w:themeColor="text1" w:themeTint="7F"/>
    </w:r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405CE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405CEF"/>
  </w:style>
  <w:style w:type="paragraph" w:styleId="Header">
    <w:name w:val="header"/>
    <w:basedOn w:val="Normal"/>
    <w:link w:val="HeaderChar"/>
    <w:uiPriority w:val="99"/>
    <w:unhideWhenUsed/>
    <w:rsid w:val="009D4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131"/>
  </w:style>
  <w:style w:type="paragraph" w:styleId="Footer">
    <w:name w:val="footer"/>
    <w:basedOn w:val="Normal"/>
    <w:link w:val="FooterChar"/>
    <w:uiPriority w:val="99"/>
    <w:unhideWhenUsed/>
    <w:rsid w:val="009D4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131"/>
  </w:style>
  <w:style w:type="paragraph" w:styleId="NoSpacing">
    <w:name w:val="No Spacing"/>
    <w:link w:val="NoSpacingChar"/>
    <w:uiPriority w:val="1"/>
    <w:qFormat/>
    <w:rsid w:val="009D4131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D4131"/>
    <w:rPr>
      <w:rFonts w:eastAsiaTheme="minorEastAsia"/>
      <w:lang w:val="en-US" w:eastAsia="ja-JP"/>
    </w:rPr>
  </w:style>
  <w:style w:type="paragraph" w:customStyle="1" w:styleId="TOCTitle">
    <w:name w:val="TOC_Title"/>
    <w:basedOn w:val="Subtitle"/>
    <w:link w:val="TOCTitleChar"/>
    <w:qFormat/>
    <w:rsid w:val="004F5C20"/>
    <w:pPr>
      <w:jc w:val="center"/>
    </w:pPr>
    <w:rPr>
      <w:rFonts w:asciiTheme="minorHAnsi" w:hAnsiTheme="minorHAnsi"/>
      <w:i w:val="0"/>
      <w:color w:val="3D549D"/>
      <w:spacing w:val="0"/>
      <w:sz w:val="36"/>
    </w:rPr>
  </w:style>
  <w:style w:type="paragraph" w:styleId="TOC1">
    <w:name w:val="toc 1"/>
    <w:basedOn w:val="Normal"/>
    <w:next w:val="Normal"/>
    <w:autoRedefine/>
    <w:uiPriority w:val="39"/>
    <w:unhideWhenUsed/>
    <w:rsid w:val="00A723DD"/>
    <w:pPr>
      <w:spacing w:before="360" w:after="360"/>
    </w:pPr>
    <w:rPr>
      <w:b/>
      <w:bCs/>
      <w:caps/>
      <w:u w:val="single"/>
    </w:rPr>
  </w:style>
  <w:style w:type="character" w:customStyle="1" w:styleId="TOCTitleChar">
    <w:name w:val="TOC_Title Char"/>
    <w:basedOn w:val="SubtitleChar"/>
    <w:link w:val="TOCTitle"/>
    <w:rsid w:val="004F5C20"/>
    <w:rPr>
      <w:rFonts w:asciiTheme="majorHAnsi" w:eastAsiaTheme="majorEastAsia" w:hAnsiTheme="majorHAnsi" w:cstheme="majorBidi"/>
      <w:i w:val="0"/>
      <w:iCs/>
      <w:color w:val="3D549D"/>
      <w:spacing w:val="15"/>
      <w:sz w:val="3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723DD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A723DD"/>
    <w:pPr>
      <w:spacing w:after="0"/>
    </w:pPr>
    <w:rPr>
      <w:smallCaps/>
    </w:rPr>
  </w:style>
  <w:style w:type="character" w:styleId="Hyperlink">
    <w:name w:val="Hyperlink"/>
    <w:basedOn w:val="DefaultParagraphFont"/>
    <w:uiPriority w:val="99"/>
    <w:unhideWhenUsed/>
    <w:rsid w:val="00A723DD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723DD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A723DD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A723DD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A723DD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A723DD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A723DD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723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3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3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3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3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3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1Color">
    <w:name w:val="H1_Color"/>
    <w:basedOn w:val="Heading1"/>
    <w:next w:val="BodyBW"/>
    <w:link w:val="H1ColorChar"/>
    <w:qFormat/>
    <w:rsid w:val="002357A2"/>
    <w:pPr>
      <w:numPr>
        <w:numId w:val="0"/>
      </w:numPr>
    </w:pPr>
    <w:rPr>
      <w:rFonts w:asciiTheme="minorHAnsi" w:hAnsiTheme="minorHAnsi"/>
      <w:color w:val="3D549D"/>
    </w:rPr>
  </w:style>
  <w:style w:type="paragraph" w:customStyle="1" w:styleId="H2Color">
    <w:name w:val="H2_Color"/>
    <w:basedOn w:val="Heading2"/>
    <w:next w:val="BodyBW"/>
    <w:link w:val="H2ColorChar"/>
    <w:qFormat/>
    <w:rsid w:val="005D1F3D"/>
    <w:pPr>
      <w:numPr>
        <w:ilvl w:val="0"/>
        <w:numId w:val="0"/>
      </w:numPr>
    </w:pPr>
    <w:rPr>
      <w:rFonts w:asciiTheme="minorHAnsi" w:hAnsiTheme="minorHAnsi"/>
      <w:color w:val="3D549D"/>
      <w:sz w:val="24"/>
    </w:rPr>
  </w:style>
  <w:style w:type="character" w:customStyle="1" w:styleId="H1ColorChar">
    <w:name w:val="H1_Color Char"/>
    <w:basedOn w:val="Heading1Char"/>
    <w:link w:val="H1Color"/>
    <w:rsid w:val="008D2BDC"/>
    <w:rPr>
      <w:rFonts w:asciiTheme="majorHAnsi" w:eastAsiaTheme="majorEastAsia" w:hAnsiTheme="majorHAnsi" w:cstheme="majorBidi"/>
      <w:b/>
      <w:bCs/>
      <w:color w:val="3D549D"/>
      <w:sz w:val="28"/>
      <w:szCs w:val="28"/>
    </w:rPr>
  </w:style>
  <w:style w:type="paragraph" w:customStyle="1" w:styleId="H3Color">
    <w:name w:val="H3_Color"/>
    <w:basedOn w:val="Heading3"/>
    <w:next w:val="BodyBW"/>
    <w:link w:val="H3ColorChar"/>
    <w:qFormat/>
    <w:rsid w:val="002357A2"/>
    <w:pPr>
      <w:numPr>
        <w:ilvl w:val="0"/>
        <w:numId w:val="0"/>
      </w:numPr>
    </w:pPr>
    <w:rPr>
      <w:rFonts w:asciiTheme="minorHAnsi" w:hAnsiTheme="minorHAnsi"/>
      <w:color w:val="3D549D"/>
    </w:rPr>
  </w:style>
  <w:style w:type="character" w:customStyle="1" w:styleId="H2ColorChar">
    <w:name w:val="H2_Color Char"/>
    <w:basedOn w:val="Heading2Char"/>
    <w:link w:val="H2Color"/>
    <w:rsid w:val="005D1F3D"/>
    <w:rPr>
      <w:rFonts w:asciiTheme="majorHAnsi" w:eastAsiaTheme="majorEastAsia" w:hAnsiTheme="majorHAnsi" w:cstheme="majorBidi"/>
      <w:b/>
      <w:bCs/>
      <w:color w:val="3D549D"/>
      <w:sz w:val="24"/>
      <w:szCs w:val="26"/>
    </w:rPr>
  </w:style>
  <w:style w:type="paragraph" w:customStyle="1" w:styleId="BodyBW">
    <w:name w:val="Body_BW"/>
    <w:basedOn w:val="Normal"/>
    <w:link w:val="BodyBWChar"/>
    <w:qFormat/>
    <w:rsid w:val="001B3131"/>
    <w:pPr>
      <w:spacing w:before="120"/>
      <w:ind w:left="1440"/>
    </w:pPr>
  </w:style>
  <w:style w:type="character" w:customStyle="1" w:styleId="H3ColorChar">
    <w:name w:val="H3_Color Char"/>
    <w:basedOn w:val="Heading3Char"/>
    <w:link w:val="H3Color"/>
    <w:rsid w:val="008D2BDC"/>
    <w:rPr>
      <w:rFonts w:asciiTheme="majorHAnsi" w:eastAsiaTheme="majorEastAsia" w:hAnsiTheme="majorHAnsi" w:cstheme="majorBidi"/>
      <w:b/>
      <w:bCs/>
      <w:color w:val="3D549D"/>
    </w:rPr>
  </w:style>
  <w:style w:type="paragraph" w:customStyle="1" w:styleId="BodyIndentBW">
    <w:name w:val="Body_Indent_BW"/>
    <w:basedOn w:val="Normal"/>
    <w:link w:val="BodyIndentBWChar"/>
    <w:qFormat/>
    <w:rsid w:val="008D2BDC"/>
    <w:pPr>
      <w:ind w:firstLine="360"/>
    </w:pPr>
  </w:style>
  <w:style w:type="character" w:customStyle="1" w:styleId="BodyBWChar">
    <w:name w:val="Body_BW Char"/>
    <w:basedOn w:val="DefaultParagraphFont"/>
    <w:link w:val="BodyBW"/>
    <w:rsid w:val="001B3131"/>
  </w:style>
  <w:style w:type="paragraph" w:customStyle="1" w:styleId="BulletedList1BW">
    <w:name w:val="Bulleted_List_1_BW"/>
    <w:basedOn w:val="ListParagraph"/>
    <w:link w:val="BulletedList1BWChar"/>
    <w:qFormat/>
    <w:rsid w:val="001B3131"/>
    <w:pPr>
      <w:numPr>
        <w:numId w:val="2"/>
      </w:numPr>
      <w:spacing w:after="0"/>
      <w:ind w:left="2517" w:hanging="357"/>
    </w:pPr>
  </w:style>
  <w:style w:type="character" w:customStyle="1" w:styleId="BodyIndentBWChar">
    <w:name w:val="Body_Indent_BW Char"/>
    <w:basedOn w:val="DefaultParagraphFont"/>
    <w:link w:val="BodyIndentBW"/>
    <w:rsid w:val="008D2BDC"/>
  </w:style>
  <w:style w:type="paragraph" w:customStyle="1" w:styleId="BulletedList2BW">
    <w:name w:val="Bulleted_List_2_BW"/>
    <w:basedOn w:val="ListParagraph"/>
    <w:link w:val="BulletedList2BWChar"/>
    <w:qFormat/>
    <w:rsid w:val="008917C2"/>
    <w:pPr>
      <w:numPr>
        <w:ilvl w:val="1"/>
        <w:numId w:val="2"/>
      </w:numPr>
      <w:spacing w:after="0"/>
      <w:ind w:left="1434" w:hanging="357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D2BDC"/>
  </w:style>
  <w:style w:type="character" w:customStyle="1" w:styleId="BulletedList1BWChar">
    <w:name w:val="Bulleted_List_1_BW Char"/>
    <w:basedOn w:val="ListParagraphChar"/>
    <w:link w:val="BulletedList1BW"/>
    <w:rsid w:val="001B3131"/>
  </w:style>
  <w:style w:type="paragraph" w:customStyle="1" w:styleId="BulletedList3BW">
    <w:name w:val="Bulleted_List_3_BW"/>
    <w:basedOn w:val="ListParagraph"/>
    <w:link w:val="BulletedList3BWChar"/>
    <w:qFormat/>
    <w:rsid w:val="008917C2"/>
    <w:pPr>
      <w:numPr>
        <w:ilvl w:val="2"/>
        <w:numId w:val="2"/>
      </w:numPr>
      <w:spacing w:after="0"/>
      <w:ind w:left="2154" w:hanging="357"/>
    </w:pPr>
  </w:style>
  <w:style w:type="character" w:customStyle="1" w:styleId="BulletedList2BWChar">
    <w:name w:val="Bulleted_List_2_BW Char"/>
    <w:basedOn w:val="ListParagraphChar"/>
    <w:link w:val="BulletedList2BW"/>
    <w:rsid w:val="008917C2"/>
  </w:style>
  <w:style w:type="paragraph" w:customStyle="1" w:styleId="StepList1BW">
    <w:name w:val="Step_List_1_BW"/>
    <w:basedOn w:val="ListParagraph"/>
    <w:link w:val="StepList1BWChar"/>
    <w:qFormat/>
    <w:rsid w:val="00DB612C"/>
    <w:pPr>
      <w:ind w:left="0"/>
    </w:pPr>
  </w:style>
  <w:style w:type="character" w:customStyle="1" w:styleId="BulletedList3BWChar">
    <w:name w:val="Bulleted_List_3_BW Char"/>
    <w:basedOn w:val="ListParagraphChar"/>
    <w:link w:val="BulletedList3BW"/>
    <w:rsid w:val="008917C2"/>
  </w:style>
  <w:style w:type="paragraph" w:customStyle="1" w:styleId="NumberedList2BW">
    <w:name w:val="Numbered_List_2_BW"/>
    <w:basedOn w:val="ListParagraph"/>
    <w:link w:val="NumberedList2BWChar"/>
    <w:qFormat/>
    <w:rsid w:val="008D2BDC"/>
    <w:pPr>
      <w:numPr>
        <w:ilvl w:val="1"/>
        <w:numId w:val="38"/>
      </w:numPr>
    </w:pPr>
  </w:style>
  <w:style w:type="character" w:customStyle="1" w:styleId="StepList1BWChar">
    <w:name w:val="Step_List_1_BW Char"/>
    <w:basedOn w:val="ListParagraphChar"/>
    <w:link w:val="StepList1BW"/>
    <w:rsid w:val="00DB612C"/>
  </w:style>
  <w:style w:type="paragraph" w:customStyle="1" w:styleId="NumberedList3BW">
    <w:name w:val="Numbered_List_3_BW"/>
    <w:basedOn w:val="ListParagraph"/>
    <w:link w:val="NumberedList3BWChar"/>
    <w:qFormat/>
    <w:rsid w:val="008D2BDC"/>
    <w:pPr>
      <w:ind w:left="0"/>
    </w:pPr>
  </w:style>
  <w:style w:type="character" w:customStyle="1" w:styleId="NumberedList2BWChar">
    <w:name w:val="Numbered_List_2_BW Char"/>
    <w:basedOn w:val="ListParagraphChar"/>
    <w:link w:val="NumberedList2BW"/>
    <w:rsid w:val="008D2BDC"/>
  </w:style>
  <w:style w:type="paragraph" w:customStyle="1" w:styleId="TableCaptionColor">
    <w:name w:val="Table_Caption_Color"/>
    <w:basedOn w:val="Caption"/>
    <w:link w:val="TableCaptionColorChar"/>
    <w:qFormat/>
    <w:rsid w:val="008917C2"/>
    <w:pPr>
      <w:keepNext/>
      <w:jc w:val="center"/>
    </w:pPr>
    <w:rPr>
      <w:color w:val="3D549D"/>
    </w:rPr>
  </w:style>
  <w:style w:type="character" w:customStyle="1" w:styleId="NumberedList3BWChar">
    <w:name w:val="Numbered_List_3_BW Char"/>
    <w:basedOn w:val="ListParagraphChar"/>
    <w:link w:val="NumberedList3BW"/>
    <w:rsid w:val="008D2BDC"/>
  </w:style>
  <w:style w:type="paragraph" w:customStyle="1" w:styleId="TableCaptionBW">
    <w:name w:val="Table_Caption_BW"/>
    <w:basedOn w:val="TableCaptionColor"/>
    <w:link w:val="TableCaptionBWChar"/>
    <w:qFormat/>
    <w:rsid w:val="008D2BDC"/>
    <w:rPr>
      <w:color w:val="auto"/>
    </w:rPr>
  </w:style>
  <w:style w:type="character" w:customStyle="1" w:styleId="CaptionChar">
    <w:name w:val="Caption Char"/>
    <w:basedOn w:val="DefaultParagraphFont"/>
    <w:link w:val="Caption"/>
    <w:uiPriority w:val="35"/>
    <w:rsid w:val="008D2BDC"/>
    <w:rPr>
      <w:b/>
      <w:bCs/>
      <w:color w:val="4F81BD" w:themeColor="accent1"/>
      <w:sz w:val="18"/>
      <w:szCs w:val="18"/>
    </w:rPr>
  </w:style>
  <w:style w:type="character" w:customStyle="1" w:styleId="TableCaptionColorChar">
    <w:name w:val="Table_Caption_Color Char"/>
    <w:basedOn w:val="CaptionChar"/>
    <w:link w:val="TableCaptionColor"/>
    <w:rsid w:val="008917C2"/>
    <w:rPr>
      <w:b/>
      <w:bCs/>
      <w:color w:val="3D549D"/>
      <w:sz w:val="18"/>
      <w:szCs w:val="18"/>
    </w:rPr>
  </w:style>
  <w:style w:type="paragraph" w:customStyle="1" w:styleId="TableHeadingColor">
    <w:name w:val="Table_Heading_Color"/>
    <w:basedOn w:val="Normal"/>
    <w:link w:val="TableHeadingColorChar"/>
    <w:qFormat/>
    <w:rsid w:val="004A2F28"/>
    <w:pPr>
      <w:keepNext/>
      <w:keepLines/>
      <w:jc w:val="center"/>
    </w:pPr>
    <w:rPr>
      <w:b/>
      <w:color w:val="3D549D"/>
    </w:rPr>
  </w:style>
  <w:style w:type="character" w:customStyle="1" w:styleId="TableCaptionBWChar">
    <w:name w:val="Table_Caption_BW Char"/>
    <w:basedOn w:val="TableCaptionColorChar"/>
    <w:link w:val="TableCaptionBW"/>
    <w:rsid w:val="008D2BDC"/>
    <w:rPr>
      <w:b/>
      <w:bCs/>
      <w:color w:val="3D549D"/>
      <w:sz w:val="18"/>
      <w:szCs w:val="18"/>
    </w:rPr>
  </w:style>
  <w:style w:type="paragraph" w:customStyle="1" w:styleId="TableBodyBW">
    <w:name w:val="Table_Body_BW"/>
    <w:basedOn w:val="Normal"/>
    <w:link w:val="TableBodyBWChar"/>
    <w:qFormat/>
    <w:rsid w:val="008D2BDC"/>
  </w:style>
  <w:style w:type="character" w:customStyle="1" w:styleId="TableHeadingColorChar">
    <w:name w:val="Table_Heading_Color Char"/>
    <w:basedOn w:val="DefaultParagraphFont"/>
    <w:link w:val="TableHeadingColor"/>
    <w:rsid w:val="004A2F28"/>
    <w:rPr>
      <w:b/>
      <w:color w:val="3D549D"/>
    </w:rPr>
  </w:style>
  <w:style w:type="paragraph" w:customStyle="1" w:styleId="FigureCentered">
    <w:name w:val="Figure_Centered"/>
    <w:basedOn w:val="Normal"/>
    <w:link w:val="FigureCenteredChar"/>
    <w:qFormat/>
    <w:rsid w:val="00670C2C"/>
    <w:pPr>
      <w:keepNext/>
      <w:jc w:val="center"/>
    </w:pPr>
  </w:style>
  <w:style w:type="character" w:customStyle="1" w:styleId="TableBodyBWChar">
    <w:name w:val="Table_Body_BW Char"/>
    <w:basedOn w:val="DefaultParagraphFont"/>
    <w:link w:val="TableBodyBW"/>
    <w:rsid w:val="008D2BDC"/>
  </w:style>
  <w:style w:type="paragraph" w:customStyle="1" w:styleId="FigureCaptionColor">
    <w:name w:val="Figure_Caption_Color"/>
    <w:basedOn w:val="Caption"/>
    <w:link w:val="FigureCaptionColorChar"/>
    <w:qFormat/>
    <w:rsid w:val="00670C2C"/>
    <w:pPr>
      <w:jc w:val="center"/>
    </w:pPr>
    <w:rPr>
      <w:color w:val="3D549D"/>
    </w:rPr>
  </w:style>
  <w:style w:type="character" w:customStyle="1" w:styleId="FigureCenteredChar">
    <w:name w:val="Figure_Centered Char"/>
    <w:basedOn w:val="DefaultParagraphFont"/>
    <w:link w:val="FigureCentered"/>
    <w:rsid w:val="00670C2C"/>
  </w:style>
  <w:style w:type="paragraph" w:customStyle="1" w:styleId="FigureCaptionBW">
    <w:name w:val="Figure_Caption_BW"/>
    <w:basedOn w:val="FigureCaptionColor"/>
    <w:next w:val="BodyBW"/>
    <w:link w:val="FigureCaptionBWChar"/>
    <w:qFormat/>
    <w:rsid w:val="008D2BDC"/>
    <w:rPr>
      <w:color w:val="auto"/>
    </w:rPr>
  </w:style>
  <w:style w:type="character" w:customStyle="1" w:styleId="FigureCaptionColorChar">
    <w:name w:val="Figure_Caption_Color Char"/>
    <w:basedOn w:val="CaptionChar"/>
    <w:link w:val="FigureCaptionColor"/>
    <w:rsid w:val="00670C2C"/>
    <w:rPr>
      <w:b/>
      <w:bCs/>
      <w:color w:val="3D549D"/>
      <w:sz w:val="18"/>
      <w:szCs w:val="18"/>
    </w:rPr>
  </w:style>
  <w:style w:type="paragraph" w:customStyle="1" w:styleId="GlossaryTitleColor">
    <w:name w:val="Glossary_Title_Color"/>
    <w:basedOn w:val="Subtitle"/>
    <w:link w:val="GlossaryTitleColorChar"/>
    <w:qFormat/>
    <w:rsid w:val="004F5C20"/>
    <w:pPr>
      <w:jc w:val="center"/>
    </w:pPr>
    <w:rPr>
      <w:rFonts w:asciiTheme="minorHAnsi" w:hAnsiTheme="minorHAnsi"/>
      <w:b/>
      <w:i w:val="0"/>
      <w:color w:val="3D549D"/>
      <w:spacing w:val="0"/>
    </w:rPr>
  </w:style>
  <w:style w:type="character" w:customStyle="1" w:styleId="FigureCaptionBWChar">
    <w:name w:val="Figure_Caption_BW Char"/>
    <w:basedOn w:val="FigureCaptionColorChar"/>
    <w:link w:val="FigureCaptionBW"/>
    <w:rsid w:val="008D2BDC"/>
    <w:rPr>
      <w:b/>
      <w:bCs/>
      <w:color w:val="3D549D"/>
      <w:sz w:val="18"/>
      <w:szCs w:val="18"/>
    </w:rPr>
  </w:style>
  <w:style w:type="paragraph" w:customStyle="1" w:styleId="GlossaryContentBW">
    <w:name w:val="Glossary_Content_BW"/>
    <w:basedOn w:val="BodyBW"/>
    <w:link w:val="GlossaryContentBWChar"/>
    <w:qFormat/>
    <w:rsid w:val="008D0046"/>
  </w:style>
  <w:style w:type="character" w:customStyle="1" w:styleId="GlossaryTitleColorChar">
    <w:name w:val="Glossary_Title_Color Char"/>
    <w:basedOn w:val="SubtitleChar"/>
    <w:link w:val="GlossaryTitleColor"/>
    <w:rsid w:val="004F5C20"/>
    <w:rPr>
      <w:rFonts w:asciiTheme="majorHAnsi" w:eastAsiaTheme="majorEastAsia" w:hAnsiTheme="majorHAnsi" w:cstheme="majorBidi"/>
      <w:b/>
      <w:i w:val="0"/>
      <w:iCs/>
      <w:color w:val="3D549D"/>
      <w:spacing w:val="15"/>
      <w:sz w:val="24"/>
      <w:szCs w:val="24"/>
    </w:rPr>
  </w:style>
  <w:style w:type="paragraph" w:customStyle="1" w:styleId="AppendixTitleColor">
    <w:name w:val="Appendix_Title_Color"/>
    <w:basedOn w:val="Subtitle"/>
    <w:link w:val="AppendixTitleColorChar"/>
    <w:qFormat/>
    <w:rsid w:val="004F5C20"/>
    <w:pPr>
      <w:jc w:val="center"/>
    </w:pPr>
    <w:rPr>
      <w:rFonts w:asciiTheme="minorHAnsi" w:hAnsiTheme="minorHAnsi"/>
      <w:b/>
      <w:i w:val="0"/>
      <w:color w:val="3D549D"/>
      <w:spacing w:val="0"/>
    </w:rPr>
  </w:style>
  <w:style w:type="character" w:customStyle="1" w:styleId="GlossaryContentBWChar">
    <w:name w:val="Glossary_Content_BW Char"/>
    <w:basedOn w:val="BodyBWChar"/>
    <w:link w:val="GlossaryContentBW"/>
    <w:rsid w:val="008D0046"/>
  </w:style>
  <w:style w:type="paragraph" w:styleId="Title">
    <w:name w:val="Title"/>
    <w:basedOn w:val="Normal"/>
    <w:next w:val="Normal"/>
    <w:link w:val="TitleChar"/>
    <w:uiPriority w:val="10"/>
    <w:qFormat/>
    <w:rsid w:val="00070A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endixTitleColorChar">
    <w:name w:val="Appendix_Title_Color Char"/>
    <w:basedOn w:val="SubtitleChar"/>
    <w:link w:val="AppendixTitleColor"/>
    <w:rsid w:val="004F5C20"/>
    <w:rPr>
      <w:rFonts w:asciiTheme="majorHAnsi" w:eastAsiaTheme="majorEastAsia" w:hAnsiTheme="majorHAnsi" w:cstheme="majorBidi"/>
      <w:b/>
      <w:i w:val="0"/>
      <w:iCs/>
      <w:color w:val="3D549D"/>
      <w:spacing w:val="15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070A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hapterTitleColor">
    <w:name w:val="Chapter_Title_Color"/>
    <w:basedOn w:val="Title"/>
    <w:link w:val="ChapterTitleColorChar"/>
    <w:qFormat/>
    <w:rsid w:val="00833875"/>
    <w:pPr>
      <w:pageBreakBefore/>
      <w:jc w:val="right"/>
    </w:pPr>
    <w:rPr>
      <w:rFonts w:asciiTheme="minorHAnsi" w:hAnsiTheme="minorHAnsi"/>
    </w:rPr>
  </w:style>
  <w:style w:type="character" w:styleId="LineNumber">
    <w:name w:val="line number"/>
    <w:basedOn w:val="DefaultParagraphFont"/>
    <w:uiPriority w:val="99"/>
    <w:semiHidden/>
    <w:unhideWhenUsed/>
    <w:rsid w:val="00070AB8"/>
  </w:style>
  <w:style w:type="character" w:customStyle="1" w:styleId="ChapterTitleColorChar">
    <w:name w:val="Chapter_Title_Color Char"/>
    <w:basedOn w:val="TitleChar"/>
    <w:link w:val="ChapterTitleColor"/>
    <w:rsid w:val="008338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Contents">
    <w:name w:val="Table Contents"/>
    <w:basedOn w:val="Normal"/>
    <w:rsid w:val="009A00AA"/>
    <w:pPr>
      <w:suppressLineNumbers/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en-IN"/>
    </w:rPr>
  </w:style>
  <w:style w:type="paragraph" w:customStyle="1" w:styleId="ChapterTitleBW1">
    <w:name w:val="Chapter_Title_BW_1"/>
    <w:basedOn w:val="ChapterTitleColor"/>
    <w:link w:val="ChapterTitleBW1Char"/>
    <w:qFormat/>
    <w:rsid w:val="00833875"/>
    <w:pPr>
      <w:pBdr>
        <w:bottom w:val="single" w:sz="8" w:space="4" w:color="auto"/>
      </w:pBdr>
    </w:pPr>
    <w:rPr>
      <w:color w:val="auto"/>
    </w:rPr>
  </w:style>
  <w:style w:type="paragraph" w:customStyle="1" w:styleId="RevisionHistoryTitleBW">
    <w:name w:val="Revision_History_Title_BW"/>
    <w:basedOn w:val="Heading1"/>
    <w:link w:val="RevisionHistoryTitleBWChar"/>
    <w:qFormat/>
    <w:rsid w:val="00833875"/>
    <w:pPr>
      <w:numPr>
        <w:numId w:val="0"/>
      </w:numPr>
      <w:ind w:left="432"/>
      <w:jc w:val="center"/>
    </w:pPr>
    <w:rPr>
      <w:rFonts w:asciiTheme="minorHAnsi" w:hAnsiTheme="minorHAnsi"/>
      <w:color w:val="auto"/>
    </w:rPr>
  </w:style>
  <w:style w:type="character" w:customStyle="1" w:styleId="ChapterTitleBW1Char">
    <w:name w:val="Chapter_Title_BW_1 Char"/>
    <w:basedOn w:val="ChapterTitleColorChar"/>
    <w:link w:val="ChapterTitleBW1"/>
    <w:rsid w:val="008338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ableHeadingBW">
    <w:name w:val="Table_Heading_BW"/>
    <w:basedOn w:val="TableHeadingColor"/>
    <w:link w:val="TableHeadingBWChar"/>
    <w:qFormat/>
    <w:rsid w:val="00833875"/>
    <w:rPr>
      <w:color w:val="auto"/>
    </w:rPr>
  </w:style>
  <w:style w:type="character" w:customStyle="1" w:styleId="RevisionHistoryTitleBWChar">
    <w:name w:val="Revision_History_Title_BW Char"/>
    <w:basedOn w:val="Heading1Char"/>
    <w:link w:val="RevisionHistoryTitleBW"/>
    <w:rsid w:val="008338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1BW">
    <w:name w:val="H1_BW"/>
    <w:basedOn w:val="H1Color"/>
    <w:link w:val="H1BWChar"/>
    <w:qFormat/>
    <w:rsid w:val="00833875"/>
    <w:rPr>
      <w:rFonts w:eastAsia="Arial"/>
      <w:color w:val="auto"/>
    </w:rPr>
  </w:style>
  <w:style w:type="character" w:customStyle="1" w:styleId="TableHeadingBWChar">
    <w:name w:val="Table_Heading_BW Char"/>
    <w:basedOn w:val="TableHeadingColorChar"/>
    <w:link w:val="TableHeadingBW"/>
    <w:rsid w:val="00833875"/>
    <w:rPr>
      <w:b/>
      <w:color w:val="3D549D"/>
    </w:rPr>
  </w:style>
  <w:style w:type="paragraph" w:customStyle="1" w:styleId="H2BW">
    <w:name w:val="H2_BW"/>
    <w:basedOn w:val="H2Color"/>
    <w:link w:val="H2BWChar"/>
    <w:qFormat/>
    <w:rsid w:val="005D1F3D"/>
    <w:rPr>
      <w:color w:val="auto"/>
    </w:rPr>
  </w:style>
  <w:style w:type="character" w:customStyle="1" w:styleId="H1BWChar">
    <w:name w:val="H1_BW Char"/>
    <w:basedOn w:val="H1ColorChar"/>
    <w:link w:val="H1BW"/>
    <w:rsid w:val="00833875"/>
    <w:rPr>
      <w:rFonts w:asciiTheme="majorHAnsi" w:eastAsia="Arial" w:hAnsiTheme="majorHAnsi" w:cstheme="majorBidi"/>
      <w:b/>
      <w:bCs/>
      <w:color w:val="3D549D"/>
      <w:sz w:val="28"/>
      <w:szCs w:val="28"/>
    </w:rPr>
  </w:style>
  <w:style w:type="character" w:customStyle="1" w:styleId="H2BWChar">
    <w:name w:val="H2_BW Char"/>
    <w:basedOn w:val="H2ColorChar"/>
    <w:link w:val="H2BW"/>
    <w:rsid w:val="005D1F3D"/>
    <w:rPr>
      <w:rFonts w:asciiTheme="majorHAnsi" w:eastAsiaTheme="majorEastAsia" w:hAnsiTheme="majorHAnsi" w:cstheme="majorBidi"/>
      <w:b/>
      <w:bCs/>
      <w:color w:val="3D549D"/>
      <w:sz w:val="24"/>
      <w:szCs w:val="26"/>
    </w:rPr>
  </w:style>
  <w:style w:type="paragraph" w:customStyle="1" w:styleId="Caption1">
    <w:name w:val="Caption1"/>
    <w:basedOn w:val="Normal"/>
    <w:next w:val="Normal"/>
    <w:uiPriority w:val="7"/>
    <w:qFormat/>
    <w:rsid w:val="00D41BEC"/>
    <w:pPr>
      <w:spacing w:after="0" w:line="240" w:lineRule="auto"/>
      <w:jc w:val="center"/>
    </w:pPr>
    <w:rPr>
      <w:rFonts w:ascii="Arial" w:eastAsia="SimSun" w:hAnsi="Arial" w:cs="Times New Roman"/>
      <w:b/>
      <w:bCs/>
      <w:sz w:val="20"/>
      <w:szCs w:val="20"/>
      <w:lang w:val="en-US" w:eastAsia="ja-JP"/>
    </w:rPr>
  </w:style>
  <w:style w:type="paragraph" w:customStyle="1" w:styleId="H3BW">
    <w:name w:val="H3_BW"/>
    <w:basedOn w:val="H3Color"/>
    <w:link w:val="H3BWChar"/>
    <w:qFormat/>
    <w:rsid w:val="00516C86"/>
    <w:rPr>
      <w:color w:val="auto"/>
    </w:rPr>
  </w:style>
  <w:style w:type="character" w:customStyle="1" w:styleId="H3BWChar">
    <w:name w:val="H3_BW Char"/>
    <w:basedOn w:val="H3ColorChar"/>
    <w:link w:val="H3BW"/>
    <w:rsid w:val="00516C86"/>
    <w:rPr>
      <w:rFonts w:asciiTheme="majorHAnsi" w:eastAsiaTheme="majorEastAsia" w:hAnsiTheme="majorHAnsi" w:cstheme="majorBidi"/>
      <w:b/>
      <w:bCs/>
      <w:color w:val="3D549D"/>
    </w:rPr>
  </w:style>
  <w:style w:type="paragraph" w:customStyle="1" w:styleId="Default">
    <w:name w:val="Default"/>
    <w:rsid w:val="006A4309"/>
    <w:pPr>
      <w:autoSpaceDE w:val="0"/>
      <w:autoSpaceDN w:val="0"/>
      <w:adjustRightInd w:val="0"/>
      <w:spacing w:after="0" w:line="240" w:lineRule="auto"/>
    </w:pPr>
    <w:rPr>
      <w:rFonts w:ascii="Arial" w:eastAsia="MS Mincho" w:hAnsi="Arial" w:cs="Arial"/>
      <w:color w:val="000000"/>
      <w:sz w:val="24"/>
      <w:szCs w:val="24"/>
      <w:lang w:eastAsia="en-IN"/>
    </w:rPr>
  </w:style>
  <w:style w:type="paragraph" w:customStyle="1" w:styleId="FAQQuestions">
    <w:name w:val="FAQ_Questions"/>
    <w:basedOn w:val="BodyBW"/>
    <w:link w:val="FAQQuestionsChar"/>
    <w:qFormat/>
    <w:rsid w:val="00B0154D"/>
    <w:pPr>
      <w:numPr>
        <w:numId w:val="24"/>
      </w:numPr>
    </w:pPr>
    <w:rPr>
      <w:b/>
    </w:rPr>
  </w:style>
  <w:style w:type="paragraph" w:customStyle="1" w:styleId="FAQAnswers">
    <w:name w:val="FAQ_Answers"/>
    <w:basedOn w:val="Normal"/>
    <w:link w:val="FAQAnswersChar"/>
    <w:qFormat/>
    <w:rsid w:val="00B0154D"/>
    <w:pPr>
      <w:ind w:left="1800"/>
    </w:pPr>
  </w:style>
  <w:style w:type="character" w:customStyle="1" w:styleId="FAQQuestionsChar">
    <w:name w:val="FAQ_Questions Char"/>
    <w:basedOn w:val="BodyBWChar"/>
    <w:link w:val="FAQQuestions"/>
    <w:rsid w:val="00B0154D"/>
    <w:rPr>
      <w:b/>
    </w:rPr>
  </w:style>
  <w:style w:type="character" w:customStyle="1" w:styleId="FAQAnswersChar">
    <w:name w:val="FAQ_Answers Char"/>
    <w:basedOn w:val="DefaultParagraphFont"/>
    <w:link w:val="FAQAnswers"/>
    <w:rsid w:val="00B0154D"/>
  </w:style>
  <w:style w:type="character" w:styleId="FollowedHyperlink">
    <w:name w:val="FollowedHyperlink"/>
    <w:basedOn w:val="DefaultParagraphFont"/>
    <w:uiPriority w:val="99"/>
    <w:semiHidden/>
    <w:unhideWhenUsed/>
    <w:rsid w:val="00DB612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018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18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18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8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8F1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03351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B5018"/>
    <w:rPr>
      <w:color w:val="808080"/>
      <w:shd w:val="clear" w:color="auto" w:fill="E6E6E6"/>
    </w:rPr>
  </w:style>
  <w:style w:type="paragraph" w:customStyle="1" w:styleId="NumberedList1BW">
    <w:name w:val="Numbered_List_1_BW"/>
    <w:basedOn w:val="ListParagraph"/>
    <w:link w:val="NumberedList1BWChar"/>
    <w:qFormat/>
    <w:rsid w:val="00EB50C7"/>
    <w:pPr>
      <w:numPr>
        <w:numId w:val="38"/>
      </w:numPr>
    </w:pPr>
  </w:style>
  <w:style w:type="character" w:customStyle="1" w:styleId="NumberedList1BWChar">
    <w:name w:val="Numbered_List_1_BW Char"/>
    <w:basedOn w:val="DefaultParagraphFont"/>
    <w:link w:val="NumberedList1BW"/>
    <w:rsid w:val="00EB50C7"/>
  </w:style>
  <w:style w:type="paragraph" w:styleId="Revision">
    <w:name w:val="Revision"/>
    <w:hidden/>
    <w:uiPriority w:val="99"/>
    <w:semiHidden/>
    <w:rsid w:val="003917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hyperlink" Target="https://www.e-consystem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opencv.org/release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www.e-consystems.com/warranty.as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make.org/download/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hyperlink" Target="https://www.e-consystems.com/RMA-Policy.asp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www.e-consystems.com/create-ticket.asp" TargetMode="External"/><Relationship Id="rId30" Type="http://schemas.openxmlformats.org/officeDocument/2006/relationships/header" Target="header1.xml"/><Relationship Id="rId35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1C04D7-E49F-4E2E-8600-EEBE6AAD5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e-con Systems</Company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SaravananM</dc:creator>
  <cp:lastModifiedBy>Ambika KSM</cp:lastModifiedBy>
  <cp:revision>76</cp:revision>
  <dcterms:created xsi:type="dcterms:W3CDTF">2018-04-16T12:57:00Z</dcterms:created>
  <dcterms:modified xsi:type="dcterms:W3CDTF">2018-04-26T07:07:00Z</dcterms:modified>
</cp:coreProperties>
</file>